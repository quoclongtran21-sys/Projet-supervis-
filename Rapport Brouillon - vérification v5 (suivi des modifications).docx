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E9D9" w14:textId="77777777" w:rsidR="0089432F" w:rsidRPr="00DE3DBA" w:rsidRDefault="00B624A8" w:rsidP="00085AC4">
      <w:pPr>
        <w:spacing w:after="400"/>
        <w:jc w:val="center"/>
        <w:rPr>
          <w:lang w:val="fr-CA"/>
        </w:rPr>
      </w:pPr>
      <w:r>
        <w:rPr>
          <w:noProof/>
        </w:rPr>
        <w:drawing>
          <wp:inline distT="0" distB="0" distL="0" distR="0" wp14:anchorId="0E68EEED" wp14:editId="6AA2C40D">
            <wp:extent cx="1945005" cy="250190"/>
            <wp:effectExtent l="0" t="0" r="0" b="0"/>
            <wp:docPr id="1" name="Picture 1" descr="Logo de HEC Montréal." title="HEC Montré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1945005" cy="250190"/>
                    </a:xfrm>
                    <a:prstGeom prst="rect">
                      <a:avLst/>
                    </a:prstGeom>
                    <a:noFill/>
                  </pic:spPr>
                </pic:pic>
              </a:graphicData>
            </a:graphic>
          </wp:inline>
        </w:drawing>
      </w:r>
    </w:p>
    <w:p w14:paraId="62681594" w14:textId="77777777" w:rsidR="0089432F" w:rsidRPr="00DE3DBA" w:rsidRDefault="0089432F">
      <w:pPr>
        <w:rPr>
          <w:lang w:val="fr-CA"/>
        </w:rPr>
      </w:pPr>
    </w:p>
    <w:p w14:paraId="4E10B03F" w14:textId="77777777" w:rsidR="0089432F" w:rsidRDefault="00B624A8">
      <w:pPr>
        <w:spacing w:after="100"/>
        <w:jc w:val="center"/>
        <w:rPr>
          <w:b/>
          <w:bCs/>
          <w:sz w:val="34"/>
          <w:szCs w:val="34"/>
          <w:lang w:val="fr-CA"/>
        </w:rPr>
      </w:pPr>
      <w:r>
        <w:rPr>
          <w:b/>
          <w:bCs/>
          <w:sz w:val="34"/>
          <w:szCs w:val="34"/>
          <w:lang w:val="fr-CA"/>
        </w:rPr>
        <w:t>Sites fédéraux recensés au FCSI et gouvernance territoriale autochtone :</w:t>
      </w:r>
    </w:p>
    <w:p w14:paraId="714646C9" w14:textId="77777777" w:rsidR="00085AC4" w:rsidRPr="00DE3DBA" w:rsidRDefault="00085AC4">
      <w:pPr>
        <w:spacing w:after="100"/>
        <w:jc w:val="center"/>
        <w:rPr>
          <w:sz w:val="34"/>
          <w:szCs w:val="34"/>
          <w:lang w:val="fr-CA"/>
        </w:rPr>
      </w:pPr>
    </w:p>
    <w:p w14:paraId="30168E6C" w14:textId="77777777" w:rsidR="0089432F" w:rsidRPr="00DE3DBA" w:rsidRDefault="00B624A8">
      <w:pPr>
        <w:spacing w:after="600"/>
        <w:jc w:val="center"/>
        <w:rPr>
          <w:sz w:val="28"/>
          <w:szCs w:val="28"/>
          <w:lang w:val="fr-CA"/>
        </w:rPr>
      </w:pPr>
      <w:r>
        <w:rPr>
          <w:b/>
          <w:bCs/>
          <w:sz w:val="28"/>
          <w:szCs w:val="28"/>
          <w:lang w:val="fr-CA"/>
        </w:rPr>
        <w:t xml:space="preserve">Le rôle du </w:t>
      </w:r>
      <w:r>
        <w:rPr>
          <w:b/>
          <w:bCs/>
          <w:i/>
          <w:iCs/>
          <w:sz w:val="28"/>
          <w:szCs w:val="28"/>
          <w:lang w:val="fr-CA"/>
        </w:rPr>
        <w:t>Framework Agreement on First Nation Land Management</w:t>
      </w:r>
    </w:p>
    <w:p w14:paraId="6C629362" w14:textId="77777777" w:rsidR="0089432F" w:rsidRPr="00DE3DBA" w:rsidRDefault="0089432F">
      <w:pPr>
        <w:rPr>
          <w:lang w:val="fr-CA"/>
        </w:rPr>
      </w:pPr>
    </w:p>
    <w:p w14:paraId="1CBD01C0" w14:textId="77777777" w:rsidR="0089432F" w:rsidRDefault="00B624A8" w:rsidP="002E18E1">
      <w:pPr>
        <w:spacing w:after="200"/>
        <w:jc w:val="center"/>
        <w:rPr>
          <w:sz w:val="24"/>
          <w:szCs w:val="24"/>
          <w:lang w:val="fr-CA"/>
        </w:rPr>
      </w:pPr>
      <w:r>
        <w:rPr>
          <w:sz w:val="24"/>
          <w:szCs w:val="24"/>
          <w:lang w:val="fr-CA"/>
        </w:rPr>
        <w:t>Tran Nguyen Quoc-Long</w:t>
      </w:r>
    </w:p>
    <w:p w14:paraId="19F8F300" w14:textId="77777777" w:rsidR="0089432F" w:rsidRPr="00DE3DBA" w:rsidRDefault="0089432F">
      <w:pPr>
        <w:jc w:val="center"/>
        <w:rPr>
          <w:lang w:val="fr-CA"/>
        </w:rPr>
      </w:pPr>
    </w:p>
    <w:p w14:paraId="7E8F0F14" w14:textId="77777777" w:rsidR="0089432F" w:rsidRPr="00DE3DBA" w:rsidRDefault="00B624A8">
      <w:pPr>
        <w:jc w:val="center"/>
        <w:rPr>
          <w:sz w:val="24"/>
          <w:szCs w:val="24"/>
          <w:lang w:val="fr-CA"/>
        </w:rPr>
      </w:pPr>
      <w:r>
        <w:rPr>
          <w:sz w:val="24"/>
          <w:szCs w:val="24"/>
          <w:lang w:val="fr-CA"/>
        </w:rPr>
        <w:t>Projet supervisé présenté à</w:t>
      </w:r>
    </w:p>
    <w:p w14:paraId="5142686D" w14:textId="77777777" w:rsidR="0089432F" w:rsidRPr="00DE3DBA" w:rsidRDefault="00B624A8">
      <w:pPr>
        <w:jc w:val="center"/>
        <w:rPr>
          <w:sz w:val="24"/>
          <w:szCs w:val="24"/>
          <w:lang w:val="fr-CA"/>
        </w:rPr>
      </w:pPr>
      <w:r>
        <w:rPr>
          <w:sz w:val="24"/>
          <w:szCs w:val="24"/>
          <w:lang w:val="fr-CA"/>
        </w:rPr>
        <w:t>HEC Montréal</w:t>
      </w:r>
    </w:p>
    <w:p w14:paraId="7BAD08AB" w14:textId="77777777" w:rsidR="0089432F" w:rsidRPr="00DE3DBA" w:rsidRDefault="00B624A8">
      <w:pPr>
        <w:jc w:val="center"/>
        <w:rPr>
          <w:sz w:val="24"/>
          <w:szCs w:val="24"/>
          <w:lang w:val="fr-CA"/>
        </w:rPr>
      </w:pPr>
      <w:r>
        <w:rPr>
          <w:sz w:val="24"/>
          <w:szCs w:val="24"/>
          <w:lang w:val="fr-CA"/>
        </w:rPr>
        <w:t>en vue de l’obtention du grade de</w:t>
      </w:r>
    </w:p>
    <w:p w14:paraId="3832779D" w14:textId="77777777" w:rsidR="0089432F" w:rsidRDefault="0089432F">
      <w:pPr>
        <w:jc w:val="center"/>
        <w:rPr>
          <w:lang w:val="fr-CA"/>
        </w:rPr>
      </w:pPr>
    </w:p>
    <w:p w14:paraId="0323A6AB" w14:textId="77777777" w:rsidR="002E18E1" w:rsidRPr="00DE3DBA" w:rsidRDefault="002E18E1">
      <w:pPr>
        <w:jc w:val="center"/>
        <w:rPr>
          <w:lang w:val="fr-CA"/>
        </w:rPr>
      </w:pPr>
    </w:p>
    <w:p w14:paraId="09BD9F6D" w14:textId="77777777" w:rsidR="0089432F" w:rsidRPr="002E18E1" w:rsidRDefault="00B624A8" w:rsidP="002E18E1">
      <w:pPr>
        <w:jc w:val="center"/>
        <w:rPr>
          <w:sz w:val="24"/>
          <w:szCs w:val="24"/>
          <w:lang w:val="fr-CA"/>
        </w:rPr>
      </w:pPr>
      <w:r>
        <w:rPr>
          <w:sz w:val="24"/>
          <w:szCs w:val="24"/>
          <w:lang w:val="fr-CA"/>
        </w:rPr>
        <w:t>maîtrise ès sciences (M. Sc.) en finance</w:t>
      </w:r>
    </w:p>
    <w:p w14:paraId="4A99E002" w14:textId="77777777" w:rsidR="002E18E1" w:rsidRDefault="002E18E1">
      <w:pPr>
        <w:spacing w:after="200"/>
        <w:jc w:val="center"/>
        <w:rPr>
          <w:lang w:val="fr-CA"/>
        </w:rPr>
      </w:pPr>
    </w:p>
    <w:p w14:paraId="0C337B2C" w14:textId="77777777" w:rsidR="002E18E1" w:rsidRPr="00DE3DBA" w:rsidRDefault="002E18E1">
      <w:pPr>
        <w:spacing w:after="200"/>
        <w:jc w:val="center"/>
        <w:rPr>
          <w:lang w:val="fr-CA"/>
        </w:rPr>
      </w:pPr>
    </w:p>
    <w:p w14:paraId="2E08F1FF" w14:textId="77777777" w:rsidR="0089432F" w:rsidRPr="002E18E1" w:rsidRDefault="00B624A8" w:rsidP="002E18E1">
      <w:pPr>
        <w:spacing w:after="600"/>
        <w:jc w:val="center"/>
        <w:rPr>
          <w:sz w:val="24"/>
          <w:szCs w:val="24"/>
          <w:lang w:val="fr-CA"/>
        </w:rPr>
      </w:pPr>
      <w:r>
        <w:rPr>
          <w:sz w:val="24"/>
          <w:szCs w:val="24"/>
          <w:lang w:val="fr-CA"/>
        </w:rPr>
        <w:t>Directeur de projet : Nicolas Legendre</w:t>
      </w:r>
    </w:p>
    <w:p w14:paraId="28388128" w14:textId="77777777" w:rsidR="00085AC4" w:rsidRDefault="00085AC4">
      <w:pPr>
        <w:spacing w:after="200"/>
        <w:jc w:val="center"/>
        <w:rPr>
          <w:sz w:val="24"/>
          <w:szCs w:val="24"/>
          <w:lang w:val="fr-CA"/>
        </w:rPr>
      </w:pPr>
    </w:p>
    <w:p w14:paraId="1ABF93E1" w14:textId="77777777" w:rsidR="0089432F" w:rsidRPr="00DE3DBA" w:rsidRDefault="00B624A8">
      <w:pPr>
        <w:spacing w:after="200"/>
        <w:jc w:val="center"/>
        <w:rPr>
          <w:sz w:val="24"/>
          <w:szCs w:val="24"/>
          <w:lang w:val="fr-CA"/>
        </w:rPr>
      </w:pPr>
      <w:commentRangeStart w:id="161"/>
      <w:r>
        <w:rPr>
          <w:sz w:val="24"/>
          <w:szCs w:val="24"/>
          <w:lang w:val="fr-CA"/>
        </w:rPr>
        <w:t>Juillet 2026</w:t>
      </w:r>
      <w:commentRangeEnd w:id="161"/>
      <w:r>
        <w:rPr>
          <w:rStyle w:val="CommentReference"/>
        </w:rPr>
        <w:commentReference w:id="161"/>
      </w:r>
    </w:p>
    <w:p w14:paraId="4298E8FE" w14:textId="77777777" w:rsidR="0089432F" w:rsidRPr="00DE3DBA" w:rsidRDefault="00B624A8">
      <w:pPr>
        <w:pStyle w:val="Heading1"/>
        <w:keepNext/>
        <w:keepLines/>
        <w:rPr>
          <w:lang w:val="fr-CA"/>
        </w:rPr>
      </w:pPr>
      <w:bookmarkStart w:id="0" w:name="_Toc231927696"/>
      <w:bookmarkStart w:id="1" w:name="_Toc235282987"/>
      <w:bookmarkStart w:id="2" w:name="_Toc239784736"/>
      <w:r>
        <w:rPr>
          <w:lang w:val="fr-CA"/>
        </w:rPr>
        <w:lastRenderedPageBreak/>
        <w:t>Résumé</w:t>
      </w:r>
      <w:bookmarkEnd w:id="0"/>
      <w:bookmarkEnd w:id="1"/>
      <w:bookmarkEnd w:id="2"/>
    </w:p>
    <w:p w14:paraId="7F2F3255" w14:textId="55DA909F" w:rsidR="0089432F" w:rsidRPr="00DC6DA9" w:rsidRDefault="00B624A8">
      <w:pPr>
        <w:jc w:val="both"/>
        <w:rPr>
          <w:lang w:val="fr-CA"/>
        </w:rPr>
      </w:pPr>
      <w:r>
        <w:rPr>
          <w:lang w:val="fr-CA"/>
        </w:rPr>
        <w:t xml:space="preserve">Ce projet supervisé étudie le lien entre le statut FNLM et la classification ainsi que la gestion des sites recensés </w:t>
      </w:r>
      <w:del w:id="9001" w:author="Claude (vérification)" w:date="2026-10-01T00:00:00Z">
        <w:r>
          <w:rPr>
            <w:lang w:val="fr-CA"/>
          </w:rPr>
          <w:delText xml:space="preserve">au Répertoire</w:delText>
        </w:r>
      </w:del>
      <w:ins w:id="9002" w:author="Claude (vérification)" w:date="2026-10-01T00:00:00Z">
        <w:r>
          <w:rPr>
            <w:lang w:val="fr-CA"/>
          </w:rPr>
          <w:t xml:space="preserve">à l’Inventaire</w:t>
        </w:r>
      </w:ins>
      <w:r>
        <w:rPr>
          <w:lang w:val="fr-CA"/>
        </w:rPr>
        <w:t xml:space="preserve"> des sites contaminés fédéraux (FCSI). Il compare les sites associés aux Premières Nations opérationnelles sous le Framework Agreement on First Nation Land Management aux sites des autres réserves et aux sites hors réserve. Les modèles tiennent compte des différences provinciales et du regroupement des sites au sein d’une même Première Nation.</w:t>
      </w:r>
    </w:p>
    <w:p w14:paraId="50AAF3D1" w14:textId="77777777" w:rsidR="00DC6DA9" w:rsidRPr="00DC6DA9" w:rsidRDefault="00DC6DA9" w:rsidP="00DC6DA9">
      <w:pPr>
        <w:jc w:val="both"/>
        <w:rPr>
          <w:lang w:val="fr-CA"/>
        </w:rPr>
      </w:pPr>
      <w:r>
        <w:rPr>
          <w:lang w:val="fr-CA"/>
        </w:rPr>
        <w:t xml:space="preserve">Les sites sur réserve sont plus souvent classés prioritaires que les sites hors réserve. Cependant, la comparaison directe entre les réserves FNLM et les autres réserves ne montre pas de différence significative pour la priorité d’action. Les sites FNLM présentent une proportion de dossiers de haute priorité inférieure de 10,1 points de pourcentage </w:t>
      </w:r>
      <w:ins w:id="9003" w:author="Claude (vérification)" w:date="2026-10-01T00:00:00Z">
        <w:r>
          <w:rPr>
            <w:lang w:val="fr-CA"/>
          </w:rPr>
          <w:t xml:space="preserve">à celle des autres réserves </w:t>
        </w:r>
      </w:ins>
      <w:r>
        <w:rPr>
          <w:lang w:val="fr-CA"/>
        </w:rPr>
        <w:t xml:space="preserve">(p = 0,008). Toutefois, l’écart de haute priorité n’est pas significatif dans tous les tests de robustesse. Leur proportion de dossiers actifs est supérieure de 5,3 points de pourcentage, mais cet écart n’atteint pas le seuil de 5 % (p = 0,056).</w:t>
      </w:r>
    </w:p>
    <w:p w14:paraId="49588C64" w14:textId="3F033B8B" w:rsidR="00E948A1" w:rsidRDefault="00E948A1">
      <w:pPr>
        <w:jc w:val="both"/>
        <w:rPr>
          <w:lang w:val="fr-CA"/>
        </w:rPr>
      </w:pPr>
      <w:r>
        <w:rPr>
          <w:lang w:val="fr-CA"/>
        </w:rPr>
        <w:t xml:space="preserve">Les analyses complémentaires montrent aussi des dépenses moyennes de remédiation plus faibles, une composition différente des contaminants et un niveau moyen d’étape enregistré plus faible dans le groupe FNLM que dans les autres réserves. </w:t>
      </w:r>
      <w:del w:id="9004" w:author="Claude (vérification)" w:date="2026-10-01T00:00:00Z">
        <w:r>
          <w:rPr>
            <w:lang w:val="fr-CA"/>
          </w:rPr>
          <w:delText xml:space="preserve"> Malgré ces résultats nous aident à décrire les différences entre les dossiers, cela nous permet pas </w:delText>
        </w:r>
      </w:del>
      <w:ins w:id="9005" w:author="Claude (vérification)" w:date="2026-10-01T00:00:00Z">
        <w:r>
          <w:rPr>
            <w:lang w:val="fr-CA"/>
          </w:rPr>
          <w:t xml:space="preserve">Bien que ces résultats aident à décrire les différences entre les dossiers, ils ne permettent pas</w:t>
        </w:r>
      </w:ins>
      <w:r>
        <w:rPr>
          <w:lang w:val="fr-CA"/>
        </w:rPr>
        <w:t xml:space="preserve"> de conclure à une meilleure gestion ou à un sous-financement. </w:t>
      </w:r>
    </w:p>
    <w:p w14:paraId="650EAEA5" w14:textId="77777777" w:rsidR="0089432F" w:rsidRPr="00DE3DBA" w:rsidRDefault="00B624A8">
      <w:pPr>
        <w:jc w:val="both"/>
        <w:rPr>
          <w:lang w:val="fr-CA"/>
        </w:rPr>
      </w:pPr>
      <w:r>
        <w:rPr>
          <w:b/>
          <w:bCs/>
          <w:lang w:val="fr-CA"/>
        </w:rPr>
        <w:t>Mots-clés</w:t>
      </w:r>
      <w:r>
        <w:rPr>
          <w:lang w:val="fr-CA"/>
        </w:rPr>
        <w:t> : Premières Nations, FCSI, FNLM, classification environnementale, gouvernance territoriale, appariement de données.</w:t>
      </w:r>
    </w:p>
    <w:p w14:paraId="7F4ED35E" w14:textId="77777777" w:rsidR="0089432F" w:rsidRPr="00DE3DBA" w:rsidRDefault="00B624A8">
      <w:pPr>
        <w:rPr>
          <w:lang w:val="fr-CA"/>
        </w:rPr>
      </w:pPr>
      <w:r>
        <w:rPr>
          <w:lang w:val="fr-CA"/>
        </w:rPr>
        <w:br w:type="page"/>
      </w:r>
    </w:p>
    <w:p w14:paraId="0E0FBEC7" w14:textId="77777777" w:rsidR="0089432F" w:rsidRPr="00DE3DBA" w:rsidRDefault="00B624A8">
      <w:pPr>
        <w:pStyle w:val="Heading1"/>
        <w:keepNext/>
        <w:keepLines/>
        <w:pageBreakBefore/>
        <w:spacing w:before="0"/>
        <w:rPr>
          <w:lang w:val="fr-CA"/>
        </w:rPr>
      </w:pPr>
      <w:commentRangeStart w:id="162"/>
      <w:bookmarkStart w:id="3" w:name="_Toc231927697"/>
      <w:bookmarkStart w:id="4" w:name="_Toc235282988"/>
      <w:bookmarkStart w:id="5" w:name="_Toc239784737"/>
      <w:r>
        <w:rPr>
          <w:lang w:val="fr-CA"/>
        </w:rPr>
        <w:lastRenderedPageBreak/>
        <w:t>Table des matières</w:t>
      </w:r>
      <w:bookmarkEnd w:id="3"/>
      <w:bookmarkEnd w:id="4"/>
      <w:bookmarkEnd w:id="5"/>
      <w:commentRangeEnd w:id="162"/>
      <w:r>
        <w:rPr>
          <w:rStyle w:val="CommentReference"/>
        </w:rPr>
        <w:commentReference w:id="162"/>
      </w:r>
    </w:p>
    <w:bookmarkStart w:id="6" w:name="_Toc231927698" w:displacedByCustomXml="next"/>
    <w:bookmarkStart w:id="7" w:name="_Toc235282989" w:displacedByCustomXml="next"/>
    <w:sdt>
      <w:sdtPr>
        <w:rPr>
          <w:rFonts w:ascii="Latin Modern Roman" w:eastAsia="Latin Modern Roman" w:hAnsi="Latin Modern Roman" w:cs="Latin Modern Roman"/>
          <w:color w:val="auto"/>
          <w:sz w:val="24"/>
          <w:szCs w:val="24"/>
          <w:lang w:val="fr-CA" w:eastAsia="fr-CA"/>
        </w:rPr>
        <w:id w:val="1842579548"/>
        <w:docPartObj>
          <w:docPartGallery w:val="Table of Contents"/>
          <w:docPartUnique/>
        </w:docPartObj>
      </w:sdtPr>
      <w:sdtEndPr>
        <w:rPr>
          <w:b/>
          <w:bCs/>
          <w:noProof/>
        </w:rPr>
      </w:sdtEndPr>
      <w:sdtContent>
        <w:p w14:paraId="0D169510" w14:textId="77777777" w:rsidR="00DA26D0" w:rsidRPr="00EB1665" w:rsidRDefault="00DA26D0">
          <w:pPr>
            <w:pStyle w:val="TOCHeading"/>
            <w:rPr>
              <w:rFonts w:ascii="Latin Modern Roman" w:hAnsi="Latin Modern Roman" w:cs="Latin Modern Roman"/>
              <w:color w:val="auto"/>
              <w:sz w:val="20"/>
              <w:szCs w:val="20"/>
              <w:lang w:val="fr-CA"/>
            </w:rPr>
          </w:pPr>
        </w:p>
        <w:p w14:paraId="36614634" w14:textId="5556B407" w:rsidR="006E12E9" w:rsidRDefault="00DA26D0">
          <w:pPr>
            <w:pStyle w:val="TOC1"/>
            <w:tabs>
              <w:tab w:val="right" w:leader="dot" w:pos="7910"/>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39784736" w:history="1">
            <w:r>
              <w:rPr>
                <w:rStyle w:val="Hyperlink"/>
                <w:noProof/>
                <w:lang w:val="fr-CA"/>
              </w:rPr>
              <w:t>Résumé</w:t>
            </w:r>
            <w:r>
              <w:rPr>
                <w:noProof/>
                <w:webHidden/>
              </w:rPr>
              <w:tab/>
              <w:fldChar w:fldCharType="begin"/>
              <w:instrText xml:space="preserve"> PAGEREF _Toc239784736 \h </w:instrText>
              <w:fldChar w:fldCharType="separate"/>
              <w:t>2</w:t>
              <w:fldChar w:fldCharType="end"/>
            </w:r>
          </w:hyperlink>
        </w:p>
        <w:p w14:paraId="4CCF05FE" w14:textId="51544B7A"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37" w:history="1">
            <w:r>
              <w:rPr>
                <w:rStyle w:val="Hyperlink"/>
                <w:noProof/>
                <w:lang w:val="fr-CA"/>
              </w:rPr>
              <w:t>Table des matières</w:t>
            </w:r>
            <w:r>
              <w:rPr>
                <w:noProof/>
                <w:webHidden/>
              </w:rPr>
              <w:tab/>
              <w:fldChar w:fldCharType="begin"/>
              <w:instrText xml:space="preserve"> PAGEREF _Toc239784737 \h </w:instrText>
              <w:fldChar w:fldCharType="separate"/>
              <w:t>3</w:t>
              <w:fldChar w:fldCharType="end"/>
            </w:r>
          </w:hyperlink>
        </w:p>
        <w:p w14:paraId="3D25B797" w14:textId="2149A491"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38" w:history="1">
            <w:r>
              <w:rPr>
                <w:rStyle w:val="Hyperlink"/>
                <w:noProof/>
                <w:lang w:val="fr-CA"/>
              </w:rPr>
              <w:t>1. Introduction</w:t>
            </w:r>
            <w:r>
              <w:rPr>
                <w:noProof/>
                <w:webHidden/>
              </w:rPr>
              <w:tab/>
              <w:fldChar w:fldCharType="begin"/>
              <w:instrText xml:space="preserve"> PAGEREF _Toc239784738 \h </w:instrText>
              <w:fldChar w:fldCharType="separate"/>
              <w:t>6</w:t>
              <w:fldChar w:fldCharType="end"/>
            </w:r>
          </w:hyperlink>
        </w:p>
        <w:p w14:paraId="6B00FF48" w14:textId="72D680EB"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39" w:history="1">
            <w:r>
              <w:rPr>
                <w:rStyle w:val="Hyperlink"/>
                <w:noProof/>
                <w:lang w:val="fr-CA"/>
              </w:rPr>
              <w:t>1.1 Contexte général</w:t>
            </w:r>
            <w:r>
              <w:rPr>
                <w:noProof/>
                <w:webHidden/>
              </w:rPr>
              <w:tab/>
              <w:fldChar w:fldCharType="begin"/>
              <w:instrText xml:space="preserve"> PAGEREF _Toc239784739 \h </w:instrText>
              <w:fldChar w:fldCharType="separate"/>
              <w:t>6</w:t>
              <w:fldChar w:fldCharType="end"/>
            </w:r>
          </w:hyperlink>
        </w:p>
        <w:p w14:paraId="204E6EC9" w14:textId="2AA4552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0" w:history="1">
            <w:r>
              <w:rPr>
                <w:rStyle w:val="Hyperlink"/>
                <w:noProof/>
                <w:lang w:val="fr-CA"/>
              </w:rPr>
              <w:t>1.2 Problématique de recherche</w:t>
            </w:r>
            <w:r>
              <w:rPr>
                <w:noProof/>
                <w:webHidden/>
              </w:rPr>
              <w:tab/>
              <w:fldChar w:fldCharType="begin"/>
              <w:instrText xml:space="preserve"> PAGEREF _Toc239784740 \h </w:instrText>
              <w:fldChar w:fldCharType="separate"/>
              <w:t>7</w:t>
              <w:fldChar w:fldCharType="end"/>
            </w:r>
          </w:hyperlink>
        </w:p>
        <w:p w14:paraId="7BFCD1C8" w14:textId="1E3491BE"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1" w:history="1">
            <w:r>
              <w:rPr>
                <w:rStyle w:val="Hyperlink"/>
                <w:noProof/>
                <w:lang w:val="fr-CA"/>
              </w:rPr>
              <w:t>1.3 Le contexte institutionnel canadien</w:t>
            </w:r>
            <w:r>
              <w:rPr>
                <w:noProof/>
                <w:webHidden/>
              </w:rPr>
              <w:tab/>
              <w:fldChar w:fldCharType="begin"/>
              <w:instrText xml:space="preserve"> PAGEREF _Toc239784741 \h </w:instrText>
              <w:fldChar w:fldCharType="separate"/>
              <w:t>8</w:t>
              <w:fldChar w:fldCharType="end"/>
            </w:r>
          </w:hyperlink>
        </w:p>
        <w:p w14:paraId="2D08F1C6" w14:textId="4D1D7C15"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2" w:history="1">
            <w:r>
              <w:rPr>
                <w:rStyle w:val="Hyperlink"/>
                <w:noProof/>
                <w:lang w:val="fr-CA"/>
              </w:rPr>
              <w:t>1.4 Approche méthodologique</w:t>
            </w:r>
            <w:r>
              <w:rPr>
                <w:noProof/>
                <w:webHidden/>
              </w:rPr>
              <w:tab/>
              <w:fldChar w:fldCharType="begin"/>
              <w:instrText xml:space="preserve"> PAGEREF _Toc239784742 \h </w:instrText>
              <w:fldChar w:fldCharType="separate"/>
              <w:t>8</w:t>
              <w:fldChar w:fldCharType="end"/>
            </w:r>
          </w:hyperlink>
        </w:p>
        <w:p w14:paraId="4B30062E" w14:textId="2555427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3" w:history="1">
            <w:r>
              <w:rPr>
                <w:rStyle w:val="Hyperlink"/>
                <w:noProof/>
                <w:lang w:val="fr-CA"/>
              </w:rPr>
              <w:t>1.5 Cadre d’analyse et propositions empiriques</w:t>
            </w:r>
            <w:r>
              <w:rPr>
                <w:noProof/>
                <w:webHidden/>
              </w:rPr>
              <w:tab/>
              <w:fldChar w:fldCharType="begin"/>
              <w:instrText xml:space="preserve"> PAGEREF _Toc239784743 \h </w:instrText>
              <w:fldChar w:fldCharType="separate"/>
              <w:t>9</w:t>
              <w:fldChar w:fldCharType="end"/>
            </w:r>
          </w:hyperlink>
        </w:p>
        <w:p w14:paraId="0C69F6F8" w14:textId="599EC418"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44" w:history="1">
            <w:r>
              <w:rPr>
                <w:rStyle w:val="Hyperlink"/>
                <w:noProof/>
                <w:lang w:val="fr-CA"/>
              </w:rPr>
              <w:t>2. Recension de la littérature</w:t>
            </w:r>
            <w:r>
              <w:rPr>
                <w:noProof/>
                <w:webHidden/>
              </w:rPr>
              <w:tab/>
              <w:fldChar w:fldCharType="begin"/>
              <w:instrText xml:space="preserve"> PAGEREF _Toc239784744 \h </w:instrText>
              <w:fldChar w:fldCharType="separate"/>
              <w:t>11</w:t>
              <w:fldChar w:fldCharType="end"/>
            </w:r>
          </w:hyperlink>
        </w:p>
        <w:p w14:paraId="58343CEB" w14:textId="33ED3065"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5" w:history="1">
            <w:r>
              <w:rPr>
                <w:rStyle w:val="Hyperlink"/>
                <w:noProof/>
                <w:lang w:val="fr-CA"/>
              </w:rPr>
              <w:t>2.1 Capacité de l’État et croissance économique</w:t>
            </w:r>
            <w:r>
              <w:rPr>
                <w:noProof/>
                <w:webHidden/>
              </w:rPr>
              <w:tab/>
              <w:fldChar w:fldCharType="begin"/>
              <w:instrText xml:space="preserve"> PAGEREF _Toc239784745 \h </w:instrText>
              <w:fldChar w:fldCharType="separate"/>
              <w:t>11</w:t>
              <w:fldChar w:fldCharType="end"/>
            </w:r>
          </w:hyperlink>
        </w:p>
        <w:p w14:paraId="6711DF62" w14:textId="4BB50238"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6" w:history="1">
            <w:r>
              <w:rPr>
                <w:rStyle w:val="Hyperlink"/>
                <w:noProof/>
                <w:lang w:val="fr-CA"/>
              </w:rPr>
              <w:t>2.2 Gouvernance autochtone et institutions</w:t>
            </w:r>
            <w:r>
              <w:rPr>
                <w:noProof/>
                <w:webHidden/>
              </w:rPr>
              <w:tab/>
              <w:fldChar w:fldCharType="begin"/>
              <w:instrText xml:space="preserve"> PAGEREF _Toc239784746 \h </w:instrText>
              <w:fldChar w:fldCharType="separate"/>
              <w:t>12</w:t>
              <w:fldChar w:fldCharType="end"/>
            </w:r>
          </w:hyperlink>
        </w:p>
        <w:p w14:paraId="33B38E8A" w14:textId="29F13C4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7" w:history="1">
            <w:r>
              <w:rPr>
                <w:rStyle w:val="Hyperlink"/>
                <w:noProof/>
              </w:rPr>
              <w:t>2.3 Le Framework Agreement on First Nation Land Management</w:t>
            </w:r>
            <w:r>
              <w:rPr>
                <w:noProof/>
                <w:webHidden/>
              </w:rPr>
              <w:tab/>
              <w:fldChar w:fldCharType="begin"/>
              <w:instrText xml:space="preserve"> PAGEREF _Toc239784747 \h </w:instrText>
              <w:fldChar w:fldCharType="separate"/>
              <w:t>13</w:t>
              <w:fldChar w:fldCharType="end"/>
            </w:r>
          </w:hyperlink>
        </w:p>
        <w:p w14:paraId="0A70191B" w14:textId="0E33A0C3"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8" w:history="1">
            <w:r>
              <w:rPr>
                <w:rStyle w:val="Hyperlink"/>
                <w:noProof/>
                <w:lang w:val="fr-CA"/>
              </w:rPr>
              <w:t>2.4 Contamination environnementale et justice environnementale</w:t>
            </w:r>
            <w:r>
              <w:rPr>
                <w:noProof/>
                <w:webHidden/>
              </w:rPr>
              <w:tab/>
              <w:fldChar w:fldCharType="begin"/>
              <w:instrText xml:space="preserve"> PAGEREF _Toc239784748 \h </w:instrText>
              <w:fldChar w:fldCharType="separate"/>
              <w:t>14</w:t>
              <w:fldChar w:fldCharType="end"/>
            </w:r>
          </w:hyperlink>
        </w:p>
        <w:p w14:paraId="097FD38A" w14:textId="55C513F1"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49" w:history="1">
            <w:r>
              <w:rPr>
                <w:rStyle w:val="Hyperlink"/>
                <w:noProof/>
                <w:lang w:val="fr-CA"/>
              </w:rPr>
              <w:t>2.5 Le cadre fédéral de gestion des sites contaminés</w:t>
            </w:r>
            <w:r>
              <w:rPr>
                <w:noProof/>
                <w:webHidden/>
              </w:rPr>
              <w:tab/>
              <w:fldChar w:fldCharType="begin"/>
              <w:instrText xml:space="preserve"> PAGEREF _Toc239784749 \h </w:instrText>
              <w:fldChar w:fldCharType="separate"/>
              <w:t>16</w:t>
              <w:fldChar w:fldCharType="end"/>
            </w:r>
          </w:hyperlink>
        </w:p>
        <w:p w14:paraId="07E3077D" w14:textId="4657DCB9"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50" w:history="1">
            <w:r>
              <w:rPr>
                <w:rStyle w:val="Hyperlink"/>
                <w:noProof/>
                <w:lang w:val="fr-CA"/>
              </w:rPr>
              <w:t>3. Données et méthodologie</w:t>
            </w:r>
            <w:r>
              <w:rPr>
                <w:noProof/>
                <w:webHidden/>
              </w:rPr>
              <w:tab/>
              <w:fldChar w:fldCharType="begin"/>
              <w:instrText xml:space="preserve"> PAGEREF _Toc239784750 \h </w:instrText>
              <w:fldChar w:fldCharType="separate"/>
              <w:t>16</w:t>
              <w:fldChar w:fldCharType="end"/>
            </w:r>
          </w:hyperlink>
        </w:p>
        <w:p w14:paraId="2BA2FC49" w14:textId="3906180D"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51" w:history="1">
            <w:r>
              <w:rPr>
                <w:rStyle w:val="Hyperlink"/>
                <w:noProof/>
                <w:lang w:val="fr-CA"/>
              </w:rPr>
              <w:t>3.1 Le Federal Contaminated Sites Inventory (FCSI)</w:t>
            </w:r>
            <w:r>
              <w:rPr>
                <w:noProof/>
                <w:webHidden/>
              </w:rPr>
              <w:tab/>
              <w:fldChar w:fldCharType="begin"/>
              <w:instrText xml:space="preserve"> PAGEREF _Toc239784751 \h </w:instrText>
              <w:fldChar w:fldCharType="separate"/>
              <w:t>16</w:t>
              <w:fldChar w:fldCharType="end"/>
            </w:r>
          </w:hyperlink>
        </w:p>
        <w:p w14:paraId="26B54700" w14:textId="4FEC52B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2" w:history="1">
            <w:r>
              <w:rPr>
                <w:rStyle w:val="Hyperlink"/>
                <w:noProof/>
                <w:lang w:val="fr-CA"/>
              </w:rPr>
              <w:t>3.1.1 Le système de classification du FCSI</w:t>
            </w:r>
            <w:r>
              <w:rPr>
                <w:noProof/>
                <w:webHidden/>
              </w:rPr>
              <w:tab/>
              <w:fldChar w:fldCharType="begin"/>
              <w:instrText xml:space="preserve"> PAGEREF _Toc239784752 \h </w:instrText>
              <w:fldChar w:fldCharType="separate"/>
              <w:t>17</w:t>
              <w:fldChar w:fldCharType="end"/>
            </w:r>
          </w:hyperlink>
        </w:p>
        <w:p w14:paraId="1371939C" w14:textId="024ADDC6"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3" w:history="1">
            <w:r>
              <w:rPr>
                <w:rStyle w:val="Hyperlink"/>
                <w:noProof/>
                <w:lang w:val="fr-CA"/>
              </w:rPr>
              <w:t>3.1.2 Identification des sites sur les réserves</w:t>
            </w:r>
            <w:r>
              <w:rPr>
                <w:noProof/>
                <w:webHidden/>
              </w:rPr>
              <w:tab/>
              <w:fldChar w:fldCharType="begin"/>
              <w:instrText xml:space="preserve"> PAGEREF _Toc239784753 \h </w:instrText>
              <w:fldChar w:fldCharType="separate"/>
              <w:t>17</w:t>
              <w:fldChar w:fldCharType="end"/>
            </w:r>
          </w:hyperlink>
        </w:p>
        <w:p w14:paraId="07387B87" w14:textId="35A01115"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4" w:history="1">
            <w:r>
              <w:rPr>
                <w:rStyle w:val="Hyperlink"/>
                <w:noProof/>
                <w:lang w:val="fr-CA"/>
              </w:rPr>
              <w:t>3.1.3 Répartition géographique</w:t>
            </w:r>
            <w:r>
              <w:rPr>
                <w:noProof/>
                <w:webHidden/>
              </w:rPr>
              <w:tab/>
              <w:fldChar w:fldCharType="begin"/>
              <w:instrText xml:space="preserve"> PAGEREF _Toc239784754 \h </w:instrText>
              <w:fldChar w:fldCharType="separate"/>
              <w:t>18</w:t>
              <w:fldChar w:fldCharType="end"/>
            </w:r>
          </w:hyperlink>
        </w:p>
        <w:p w14:paraId="1CE791D5" w14:textId="433C6D33"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55" w:history="1">
            <w:r>
              <w:rPr>
                <w:rStyle w:val="Hyperlink"/>
                <w:noProof/>
                <w:lang w:val="fr-CA"/>
              </w:rPr>
              <w:t>3.2 Construction de l’indicateur FNLM</w:t>
            </w:r>
            <w:r>
              <w:rPr>
                <w:noProof/>
                <w:webHidden/>
              </w:rPr>
              <w:tab/>
              <w:fldChar w:fldCharType="begin"/>
              <w:instrText xml:space="preserve"> PAGEREF _Toc239784755 \h </w:instrText>
              <w:fldChar w:fldCharType="separate"/>
              <w:t>20</w:t>
              <w:fldChar w:fldCharType="end"/>
            </w:r>
          </w:hyperlink>
        </w:p>
        <w:p w14:paraId="7AD25D29" w14:textId="331A8621"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6" w:history="1">
            <w:r>
              <w:rPr>
                <w:rStyle w:val="Hyperlink"/>
                <w:noProof/>
                <w:lang w:val="fr-CA"/>
              </w:rPr>
              <w:t>3.2.1 Défis et validation de l’appariement</w:t>
            </w:r>
            <w:r>
              <w:rPr>
                <w:noProof/>
                <w:webHidden/>
              </w:rPr>
              <w:tab/>
              <w:fldChar w:fldCharType="begin"/>
              <w:instrText xml:space="preserve"> PAGEREF _Toc239784756 \h </w:instrText>
              <w:fldChar w:fldCharType="separate"/>
              <w:t>22</w:t>
              <w:fldChar w:fldCharType="end"/>
            </w:r>
          </w:hyperlink>
        </w:p>
        <w:p w14:paraId="734CE45A" w14:textId="3F95A778"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57" w:history="1">
            <w:r>
              <w:rPr>
                <w:rStyle w:val="Hyperlink"/>
                <w:noProof/>
                <w:lang w:val="fr-CA"/>
              </w:rPr>
              <w:t>3.3 Construction des variables</w:t>
            </w:r>
            <w:r>
              <w:rPr>
                <w:noProof/>
                <w:webHidden/>
              </w:rPr>
              <w:tab/>
              <w:fldChar w:fldCharType="begin"/>
              <w:instrText xml:space="preserve"> PAGEREF _Toc239784757 \h </w:instrText>
              <w:fldChar w:fldCharType="separate"/>
              <w:t>24</w:t>
              <w:fldChar w:fldCharType="end"/>
            </w:r>
          </w:hyperlink>
        </w:p>
        <w:p w14:paraId="67E157A4" w14:textId="083EB095"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8" w:history="1">
            <w:r>
              <w:rPr>
                <w:rStyle w:val="Hyperlink"/>
                <w:noProof/>
                <w:lang w:val="fr-CA"/>
              </w:rPr>
              <w:t>3.3.1 Variables dépendantes</w:t>
            </w:r>
            <w:r>
              <w:rPr>
                <w:noProof/>
                <w:webHidden/>
              </w:rPr>
              <w:tab/>
              <w:fldChar w:fldCharType="begin"/>
              <w:instrText xml:space="preserve"> PAGEREF _Toc239784758 \h </w:instrText>
              <w:fldChar w:fldCharType="separate"/>
              <w:t>25</w:t>
              <w:fldChar w:fldCharType="end"/>
            </w:r>
          </w:hyperlink>
        </w:p>
        <w:p w14:paraId="4AEC0DA9" w14:textId="398318D4"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59" w:history="1">
            <w:r>
              <w:rPr>
                <w:rStyle w:val="Hyperlink"/>
                <w:noProof/>
                <w:lang w:val="fr-CA"/>
              </w:rPr>
              <w:t>3.3.2 Variables explicatives et contrôles</w:t>
            </w:r>
            <w:r>
              <w:rPr>
                <w:noProof/>
                <w:webHidden/>
              </w:rPr>
              <w:tab/>
              <w:fldChar w:fldCharType="begin"/>
              <w:instrText xml:space="preserve"> PAGEREF _Toc239784759 \h </w:instrText>
              <w:fldChar w:fldCharType="separate"/>
              <w:t>26</w:t>
              <w:fldChar w:fldCharType="end"/>
            </w:r>
          </w:hyperlink>
        </w:p>
        <w:p w14:paraId="5CD4F97D" w14:textId="7168EDA5"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0" w:history="1">
            <w:r>
              <w:rPr>
                <w:rStyle w:val="Hyperlink"/>
                <w:noProof/>
                <w:lang w:val="fr-CA"/>
              </w:rPr>
              <w:t>3.4 Spécification économétrique</w:t>
            </w:r>
            <w:r>
              <w:rPr>
                <w:noProof/>
                <w:webHidden/>
              </w:rPr>
              <w:tab/>
              <w:fldChar w:fldCharType="begin"/>
              <w:instrText xml:space="preserve"> PAGEREF _Toc239784760 \h </w:instrText>
              <w:fldChar w:fldCharType="separate"/>
              <w:t>26</w:t>
              <w:fldChar w:fldCharType="end"/>
            </w:r>
          </w:hyperlink>
        </w:p>
        <w:p w14:paraId="71741C3B" w14:textId="62BEB23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61" w:history="1">
            <w:r>
              <w:rPr>
                <w:rStyle w:val="Hyperlink"/>
                <w:noProof/>
                <w:lang w:val="fr-CA"/>
              </w:rPr>
              <w:t>3.4.1 Logique des comparaisons et séquence des spécifications</w:t>
            </w:r>
            <w:r>
              <w:rPr>
                <w:noProof/>
                <w:webHidden/>
              </w:rPr>
              <w:tab/>
              <w:fldChar w:fldCharType="begin"/>
              <w:instrText xml:space="preserve"> PAGEREF _Toc239784761 \h </w:instrText>
              <w:fldChar w:fldCharType="separate"/>
              <w:t>28</w:t>
              <w:fldChar w:fldCharType="end"/>
            </w:r>
          </w:hyperlink>
        </w:p>
        <w:p w14:paraId="0E6BEBE3" w14:textId="46012507"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2" w:history="1">
            <w:r>
              <w:rPr>
                <w:rStyle w:val="Hyperlink"/>
                <w:noProof/>
                <w:lang w:val="fr-CA"/>
              </w:rPr>
              <w:t>3.5 Considérations éthiques et conduite responsable de la recherche</w:t>
            </w:r>
            <w:r>
              <w:rPr>
                <w:noProof/>
                <w:webHidden/>
              </w:rPr>
              <w:tab/>
              <w:fldChar w:fldCharType="begin"/>
              <w:instrText xml:space="preserve"> PAGEREF _Toc239784762 \h </w:instrText>
              <w:fldChar w:fldCharType="separate"/>
              <w:t>29</w:t>
              <w:fldChar w:fldCharType="end"/>
            </w:r>
          </w:hyperlink>
        </w:p>
        <w:p w14:paraId="5D451F08" w14:textId="6B5D66E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3" w:history="1">
            <w:r>
              <w:rPr>
                <w:rStyle w:val="Hyperlink"/>
                <w:noProof/>
                <w:lang w:val="fr-CA"/>
              </w:rPr>
              <w:t>3.6 Statistiques sommaires de l’échantillon</w:t>
            </w:r>
            <w:r>
              <w:rPr>
                <w:noProof/>
                <w:webHidden/>
              </w:rPr>
              <w:tab/>
              <w:fldChar w:fldCharType="begin"/>
              <w:instrText xml:space="preserve"> PAGEREF _Toc239784763 \h </w:instrText>
              <w:fldChar w:fldCharType="separate"/>
              <w:t>30</w:t>
              <w:fldChar w:fldCharType="end"/>
            </w:r>
          </w:hyperlink>
        </w:p>
        <w:p w14:paraId="3FC45F41" w14:textId="1137322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4" w:history="1">
            <w:r>
              <w:rPr>
                <w:rStyle w:val="Hyperlink"/>
                <w:noProof/>
                <w:lang w:val="fr-CA"/>
              </w:rPr>
              <w:t>3.7 Cheminement de l’échantillon et choix des dénominateurs</w:t>
            </w:r>
            <w:r>
              <w:rPr>
                <w:noProof/>
                <w:webHidden/>
              </w:rPr>
              <w:tab/>
              <w:fldChar w:fldCharType="begin"/>
              <w:instrText xml:space="preserve"> PAGEREF _Toc239784764 \h </w:instrText>
              <w:fldChar w:fldCharType="separate"/>
              <w:t>31</w:t>
              <w:fldChar w:fldCharType="end"/>
            </w:r>
          </w:hyperlink>
        </w:p>
        <w:p w14:paraId="6B872949" w14:textId="1AABA5F3"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65" w:history="1">
            <w:r>
              <w:rPr>
                <w:rStyle w:val="Hyperlink"/>
                <w:noProof/>
                <w:lang w:val="fr-CA"/>
              </w:rPr>
              <w:t>4. Résultats</w:t>
            </w:r>
            <w:r>
              <w:rPr>
                <w:noProof/>
                <w:webHidden/>
              </w:rPr>
              <w:tab/>
              <w:fldChar w:fldCharType="begin"/>
              <w:instrText xml:space="preserve"> PAGEREF _Toc239784765 \h </w:instrText>
              <w:fldChar w:fldCharType="separate"/>
              <w:t>34</w:t>
              <w:fldChar w:fldCharType="end"/>
            </w:r>
          </w:hyperlink>
        </w:p>
        <w:p w14:paraId="3B47CC35" w14:textId="0BC509B4"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6" w:history="1">
            <w:r>
              <w:rPr>
                <w:rStyle w:val="Hyperlink"/>
                <w:noProof/>
                <w:lang w:val="fr-CA"/>
              </w:rPr>
              <w:t>4.1 Statistiques descriptives</w:t>
            </w:r>
            <w:r>
              <w:rPr>
                <w:noProof/>
                <w:webHidden/>
              </w:rPr>
              <w:tab/>
              <w:fldChar w:fldCharType="begin"/>
              <w:instrText xml:space="preserve"> PAGEREF _Toc239784766 \h </w:instrText>
              <w:fldChar w:fldCharType="separate"/>
              <w:t>34</w:t>
              <w:fldChar w:fldCharType="end"/>
            </w:r>
          </w:hyperlink>
        </w:p>
        <w:p w14:paraId="4C71DC4E" w14:textId="4639BD2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7" w:history="1">
            <w:r>
              <w:rPr>
                <w:rStyle w:val="Hyperlink"/>
                <w:noProof/>
                <w:lang w:val="fr-CA"/>
              </w:rPr>
              <w:t>4.2 Résultats des régressions principales</w:t>
            </w:r>
            <w:r>
              <w:rPr>
                <w:noProof/>
                <w:webHidden/>
              </w:rPr>
              <w:tab/>
              <w:fldChar w:fldCharType="begin"/>
              <w:instrText xml:space="preserve"> PAGEREF _Toc239784767 \h </w:instrText>
              <w:fldChar w:fldCharType="separate"/>
              <w:t>36</w:t>
              <w:fldChar w:fldCharType="end"/>
            </w:r>
          </w:hyperlink>
        </w:p>
        <w:p w14:paraId="471D6803" w14:textId="2ED7BC62"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68" w:history="1">
            <w:r>
              <w:rPr>
                <w:rStyle w:val="Hyperlink"/>
                <w:noProof/>
                <w:lang w:val="fr-CA"/>
              </w:rPr>
              <w:t>4.3 Interprétation des résultats</w:t>
            </w:r>
            <w:r>
              <w:rPr>
                <w:noProof/>
                <w:webHidden/>
              </w:rPr>
              <w:tab/>
              <w:fldChar w:fldCharType="begin"/>
              <w:instrText xml:space="preserve"> PAGEREF _Toc239784768 \h </w:instrText>
              <w:fldChar w:fldCharType="separate"/>
              <w:t>38</w:t>
              <w:fldChar w:fldCharType="end"/>
            </w:r>
          </w:hyperlink>
        </w:p>
        <w:p w14:paraId="4E2C2676" w14:textId="5B97A23D"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69" w:history="1">
            <w:r>
              <w:rPr>
                <w:rStyle w:val="Hyperlink"/>
                <w:noProof/>
                <w:lang w:val="fr-CA"/>
              </w:rPr>
              <w:t>4.3.1 Écarts de classification entre sites sur réserve et hors réserve</w:t>
            </w:r>
            <w:r>
              <w:rPr>
                <w:noProof/>
                <w:webHidden/>
              </w:rPr>
              <w:tab/>
              <w:fldChar w:fldCharType="begin"/>
              <w:instrText xml:space="preserve"> PAGEREF _Toc239784769 \h </w:instrText>
              <w:fldChar w:fldCharType="separate"/>
              <w:t>38</w:t>
              <w:fldChar w:fldCharType="end"/>
            </w:r>
          </w:hyperlink>
        </w:p>
        <w:p w14:paraId="0ECC61E0" w14:textId="72CD6DF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0" w:history="1">
            <w:r>
              <w:rPr>
                <w:rStyle w:val="Hyperlink"/>
                <w:noProof/>
                <w:lang w:val="fr-CA"/>
              </w:rPr>
              <w:t>4.3.2 Association contrastée avec le statut FNLM</w:t>
            </w:r>
            <w:r>
              <w:rPr>
                <w:noProof/>
                <w:webHidden/>
              </w:rPr>
              <w:tab/>
              <w:fldChar w:fldCharType="begin"/>
              <w:instrText xml:space="preserve"> PAGEREF _Toc239784770 \h </w:instrText>
              <w:fldChar w:fldCharType="separate"/>
              <w:t>39</w:t>
              <w:fldChar w:fldCharType="end"/>
            </w:r>
          </w:hyperlink>
        </w:p>
        <w:p w14:paraId="51D37C28" w14:textId="30CF7F11"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1" w:history="1">
            <w:r>
              <w:rPr>
                <w:rStyle w:val="Hyperlink"/>
                <w:noProof/>
                <w:lang w:val="fr-CA"/>
              </w:rPr>
              <w:t>4.3.3 Portée économique des coefficients</w:t>
            </w:r>
            <w:r>
              <w:rPr>
                <w:noProof/>
                <w:webHidden/>
              </w:rPr>
              <w:tab/>
              <w:fldChar w:fldCharType="begin"/>
              <w:instrText xml:space="preserve"> PAGEREF _Toc239784771 \h </w:instrText>
              <w:fldChar w:fldCharType="separate"/>
              <w:t>40</w:t>
              <w:fldChar w:fldCharType="end"/>
            </w:r>
          </w:hyperlink>
        </w:p>
        <w:p w14:paraId="394EE3B2" w14:textId="7E7144DF"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2" w:history="1">
            <w:r>
              <w:rPr>
                <w:rStyle w:val="Hyperlink"/>
                <w:noProof/>
                <w:lang w:val="fr-CA"/>
              </w:rPr>
              <w:t>4.3.4 Modèle restreint aux seuls sites sur réserve</w:t>
            </w:r>
            <w:r>
              <w:rPr>
                <w:noProof/>
                <w:webHidden/>
              </w:rPr>
              <w:tab/>
              <w:fldChar w:fldCharType="begin"/>
              <w:instrText xml:space="preserve"> PAGEREF _Toc239784772 \h </w:instrText>
              <w:fldChar w:fldCharType="separate"/>
              <w:t>41</w:t>
              <w:fldChar w:fldCharType="end"/>
            </w:r>
          </w:hyperlink>
        </w:p>
        <w:p w14:paraId="2282035A" w14:textId="7EE84A51"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3" w:history="1">
            <w:r>
              <w:rPr>
                <w:rStyle w:val="Hyperlink"/>
                <w:noProof/>
                <w:lang w:val="fr-CA"/>
              </w:rPr>
              <w:t>4.4 Analyse de robustesse : sous-échantillon de la Colombie-Britannique</w:t>
            </w:r>
            <w:r>
              <w:rPr>
                <w:noProof/>
                <w:webHidden/>
              </w:rPr>
              <w:tab/>
              <w:fldChar w:fldCharType="begin"/>
              <w:instrText xml:space="preserve"> PAGEREF _Toc239784773 \h </w:instrText>
              <w:fldChar w:fldCharType="separate"/>
              <w:t>43</w:t>
              <w:fldChar w:fldCharType="end"/>
            </w:r>
          </w:hyperlink>
        </w:p>
        <w:p w14:paraId="70C74572" w14:textId="05747AB9"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4" w:history="1">
            <w:r>
              <w:rPr>
                <w:rStyle w:val="Hyperlink"/>
                <w:noProof/>
                <w:lang w:val="fr-CA"/>
              </w:rPr>
              <w:t>4.5 Dépenses de remédiation</w:t>
            </w:r>
            <w:r>
              <w:rPr>
                <w:noProof/>
                <w:webHidden/>
              </w:rPr>
              <w:tab/>
              <w:fldChar w:fldCharType="begin"/>
              <w:instrText xml:space="preserve"> PAGEREF _Toc239784774 \h </w:instrText>
              <w:fldChar w:fldCharType="separate"/>
              <w:t>44</w:t>
              <w:fldChar w:fldCharType="end"/>
            </w:r>
          </w:hyperlink>
        </w:p>
        <w:p w14:paraId="27C017A2" w14:textId="44363ED3"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5" w:history="1">
            <w:r>
              <w:rPr>
                <w:rStyle w:val="Hyperlink"/>
                <w:noProof/>
                <w:lang w:val="fr-CA"/>
              </w:rPr>
              <w:t>4.5.1 Distribution des dépenses</w:t>
            </w:r>
            <w:r>
              <w:rPr>
                <w:noProof/>
                <w:webHidden/>
              </w:rPr>
              <w:tab/>
              <w:fldChar w:fldCharType="begin"/>
              <w:instrText xml:space="preserve"> PAGEREF _Toc239784775 \h </w:instrText>
              <w:fldChar w:fldCharType="separate"/>
              <w:t>45</w:t>
              <w:fldChar w:fldCharType="end"/>
            </w:r>
          </w:hyperlink>
        </w:p>
        <w:p w14:paraId="0F576704" w14:textId="71FDC7BA"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6" w:history="1">
            <w:r>
              <w:rPr>
                <w:rStyle w:val="Hyperlink"/>
                <w:noProof/>
                <w:lang w:val="fr-CA"/>
              </w:rPr>
              <w:t>4.6 Nature des contaminants</w:t>
            </w:r>
            <w:r>
              <w:rPr>
                <w:noProof/>
                <w:webHidden/>
              </w:rPr>
              <w:tab/>
              <w:fldChar w:fldCharType="begin"/>
              <w:instrText xml:space="preserve"> PAGEREF _Toc239784776 \h </w:instrText>
              <w:fldChar w:fldCharType="separate"/>
              <w:t>47</w:t>
              <w:fldChar w:fldCharType="end"/>
            </w:r>
          </w:hyperlink>
        </w:p>
        <w:p w14:paraId="2717AAAB" w14:textId="5B1C6FC9"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7" w:history="1">
            <w:r>
              <w:rPr>
                <w:rStyle w:val="Hyperlink"/>
                <w:noProof/>
                <w:lang w:val="fr-CA"/>
              </w:rPr>
              <w:t>4.7 Niveau d’étape enregistré</w:t>
            </w:r>
            <w:r>
              <w:rPr>
                <w:noProof/>
                <w:webHidden/>
              </w:rPr>
              <w:tab/>
              <w:fldChar w:fldCharType="begin"/>
              <w:instrText xml:space="preserve"> PAGEREF _Toc239784777 \h </w:instrText>
              <w:fldChar w:fldCharType="separate"/>
              <w:t>48</w:t>
              <w:fldChar w:fldCharType="end"/>
            </w:r>
          </w:hyperlink>
        </w:p>
        <w:p w14:paraId="51FB2E06" w14:textId="33A09FEE"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78" w:history="1">
            <w:r>
              <w:rPr>
                <w:rStyle w:val="Hyperlink"/>
                <w:noProof/>
                <w:lang w:val="fr-CA"/>
              </w:rPr>
              <w:t>4.8 Analyses de robustesse</w:t>
            </w:r>
            <w:r>
              <w:rPr>
                <w:noProof/>
                <w:webHidden/>
              </w:rPr>
              <w:tab/>
              <w:fldChar w:fldCharType="begin"/>
              <w:instrText xml:space="preserve"> PAGEREF _Toc239784778 \h </w:instrText>
              <w:fldChar w:fldCharType="separate"/>
              <w:t>49</w:t>
              <w:fldChar w:fldCharType="end"/>
            </w:r>
          </w:hyperlink>
        </w:p>
        <w:p w14:paraId="2C217618" w14:textId="6D9F745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79" w:history="1">
            <w:r>
              <w:rPr>
                <w:rStyle w:val="Hyperlink"/>
                <w:noProof/>
                <w:lang w:val="fr-CA"/>
              </w:rPr>
              <w:t>4.8.2 Sensibilité au choix des erreurs-types</w:t>
            </w:r>
            <w:r>
              <w:rPr>
                <w:noProof/>
                <w:webHidden/>
              </w:rPr>
              <w:tab/>
              <w:fldChar w:fldCharType="begin"/>
              <w:instrText xml:space="preserve"> PAGEREF _Toc239784779 \h </w:instrText>
              <w:fldChar w:fldCharType="separate"/>
              <w:t>51</w:t>
              <w:fldChar w:fldCharType="end"/>
            </w:r>
          </w:hyperlink>
        </w:p>
        <w:p w14:paraId="1ABC4F5D" w14:textId="357492B0"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0" w:history="1">
            <w:r>
              <w:rPr>
                <w:rStyle w:val="Hyperlink"/>
                <w:noProof/>
                <w:lang w:val="fr-CA"/>
              </w:rPr>
              <w:t>4.8.3 Audit de l’appariement</w:t>
            </w:r>
            <w:r>
              <w:rPr>
                <w:noProof/>
                <w:webHidden/>
              </w:rPr>
              <w:tab/>
              <w:fldChar w:fldCharType="begin"/>
              <w:instrText xml:space="preserve"> PAGEREF _Toc239784780 \h </w:instrText>
              <w:fldChar w:fldCharType="separate"/>
              <w:t>52</w:t>
              <w:fldChar w:fldCharType="end"/>
            </w:r>
          </w:hyperlink>
        </w:p>
        <w:p w14:paraId="453D51B1" w14:textId="3E933919"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1" w:history="1">
            <w:r>
              <w:rPr>
                <w:rStyle w:val="Hyperlink"/>
                <w:noProof/>
                <w:lang w:val="fr-CA"/>
              </w:rPr>
              <w:t>4.8.4 Sensibilité à la datation du statut FNLM</w:t>
            </w:r>
            <w:r>
              <w:rPr>
                <w:noProof/>
                <w:webHidden/>
              </w:rPr>
              <w:tab/>
              <w:fldChar w:fldCharType="begin"/>
              <w:instrText xml:space="preserve"> PAGEREF _Toc239784781 \h </w:instrText>
              <w:fldChar w:fldCharType="separate"/>
              <w:t>53</w:t>
              <w:fldChar w:fldCharType="end"/>
            </w:r>
          </w:hyperlink>
        </w:p>
        <w:p w14:paraId="5C73C1E6" w14:textId="408E073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2" w:history="1">
            <w:r>
              <w:rPr>
                <w:rStyle w:val="Hyperlink"/>
                <w:noProof/>
                <w:lang w:val="fr-CA"/>
              </w:rPr>
              <w:t>4.8.5 Cohorte d’adoption : ancienneté du régime ou statut FNLM ?</w:t>
            </w:r>
            <w:r>
              <w:rPr>
                <w:noProof/>
                <w:webHidden/>
              </w:rPr>
              <w:tab/>
              <w:fldChar w:fldCharType="begin"/>
              <w:instrText xml:space="preserve"> PAGEREF _Toc239784782 \h </w:instrText>
              <w:fldChar w:fldCharType="separate"/>
              <w:t>54</w:t>
              <w:fldChar w:fldCharType="end"/>
            </w:r>
          </w:hyperlink>
        </w:p>
        <w:p w14:paraId="5FE28326" w14:textId="7F4BF308"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3" w:history="1">
            <w:r>
              <w:rPr>
                <w:rStyle w:val="Hyperlink"/>
                <w:noProof/>
                <w:lang w:val="fr-CA"/>
              </w:rPr>
              <w:t>4.8.6 Extension temporelle</w:t>
            </w:r>
            <w:r>
              <w:rPr>
                <w:noProof/>
                <w:webHidden/>
              </w:rPr>
              <w:tab/>
              <w:fldChar w:fldCharType="begin"/>
              <w:instrText xml:space="preserve"> PAGEREF _Toc239784783 \h </w:instrText>
              <w:fldChar w:fldCharType="separate"/>
              <w:t>55</w:t>
              <w:fldChar w:fldCharType="end"/>
            </w:r>
          </w:hyperlink>
        </w:p>
        <w:p w14:paraId="0FCE268B" w14:textId="5BB7C2A5"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4" w:history="1">
            <w:r>
              <w:rPr>
                <w:rStyle w:val="Hyperlink"/>
                <w:noProof/>
                <w:lang w:val="fr-CA"/>
              </w:rPr>
              <w:t>4.8.7 Contrôles géographiques et couverture de la classification</w:t>
            </w:r>
            <w:r>
              <w:rPr>
                <w:noProof/>
                <w:webHidden/>
              </w:rPr>
              <w:tab/>
              <w:fldChar w:fldCharType="begin"/>
              <w:instrText xml:space="preserve"> PAGEREF _Toc239784784 \h </w:instrText>
              <w:fldChar w:fldCharType="separate"/>
              <w:t>56</w:t>
              <w:fldChar w:fldCharType="end"/>
            </w:r>
          </w:hyperlink>
        </w:p>
        <w:p w14:paraId="72A95EE3" w14:textId="7AB97A12"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5" w:history="1">
            <w:r>
              <w:rPr>
                <w:rStyle w:val="Hyperlink"/>
                <w:noProof/>
                <w:lang w:val="fr-CA"/>
              </w:rPr>
              <w:t>4.8.8 Effets fixes de l’organisation déclarante</w:t>
            </w:r>
            <w:r>
              <w:rPr>
                <w:noProof/>
                <w:webHidden/>
              </w:rPr>
              <w:tab/>
              <w:fldChar w:fldCharType="begin"/>
              <w:instrText xml:space="preserve"> PAGEREF _Toc239784785 \h </w:instrText>
              <w:fldChar w:fldCharType="separate"/>
              <w:t>58</w:t>
              <w:fldChar w:fldCharType="end"/>
            </w:r>
          </w:hyperlink>
        </w:p>
        <w:p w14:paraId="66AA13BD" w14:textId="1360B131"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6" w:history="1">
            <w:r>
              <w:rPr>
                <w:rStyle w:val="Hyperlink"/>
                <w:noProof/>
                <w:lang w:val="fr-CA"/>
              </w:rPr>
              <w:t>4.8.9 Pondération égale par Première Nation</w:t>
            </w:r>
            <w:r>
              <w:rPr>
                <w:noProof/>
                <w:webHidden/>
              </w:rPr>
              <w:tab/>
              <w:fldChar w:fldCharType="begin"/>
              <w:instrText xml:space="preserve"> PAGEREF _Toc239784786 \h </w:instrText>
              <w:fldChar w:fldCharType="separate"/>
              <w:t>60</w:t>
              <w:fldChar w:fldCharType="end"/>
            </w:r>
          </w:hyperlink>
        </w:p>
        <w:p w14:paraId="25C41B72" w14:textId="159BF652"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87" w:history="1">
            <w:r>
              <w:rPr>
                <w:rStyle w:val="Hyperlink"/>
                <w:noProof/>
                <w:lang w:val="fr-CA"/>
              </w:rPr>
              <w:t>4.8.10 Tests de robustesse sur les seuls sites sur réserve</w:t>
            </w:r>
            <w:r>
              <w:rPr>
                <w:noProof/>
                <w:webHidden/>
              </w:rPr>
              <w:tab/>
              <w:fldChar w:fldCharType="begin"/>
              <w:instrText xml:space="preserve"> PAGEREF _Toc239784787 \h </w:instrText>
              <w:fldChar w:fldCharType="separate"/>
              <w:t>61</w:t>
              <w:fldChar w:fldCharType="end"/>
            </w:r>
          </w:hyperlink>
        </w:p>
        <w:p w14:paraId="6F5D9976" w14:textId="4D6C6127"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88" w:history="1">
            <w:r>
              <w:rPr>
                <w:rStyle w:val="Hyperlink"/>
                <w:noProof/>
                <w:lang w:val="fr-CA"/>
              </w:rPr>
              <w:t>5. Discussion et limites</w:t>
            </w:r>
            <w:r>
              <w:rPr>
                <w:noProof/>
                <w:webHidden/>
              </w:rPr>
              <w:tab/>
              <w:fldChar w:fldCharType="begin"/>
              <w:instrText xml:space="preserve"> PAGEREF _Toc239784788 \h </w:instrText>
              <w:fldChar w:fldCharType="separate"/>
              <w:t>63</w:t>
              <w:fldChar w:fldCharType="end"/>
            </w:r>
          </w:hyperlink>
        </w:p>
        <w:p w14:paraId="74D534C8" w14:textId="6482EB3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89" w:history="1">
            <w:r>
              <w:rPr>
                <w:rStyle w:val="Hyperlink"/>
                <w:noProof/>
                <w:lang w:val="fr-CA"/>
              </w:rPr>
              <w:t>5.1 Synthèse et liens avec la littérature</w:t>
            </w:r>
            <w:r>
              <w:rPr>
                <w:noProof/>
                <w:webHidden/>
              </w:rPr>
              <w:tab/>
              <w:fldChar w:fldCharType="begin"/>
              <w:instrText xml:space="preserve"> PAGEREF _Toc239784789 \h </w:instrText>
              <w:fldChar w:fldCharType="separate"/>
              <w:t>63</w:t>
              <w:fldChar w:fldCharType="end"/>
            </w:r>
          </w:hyperlink>
        </w:p>
        <w:p w14:paraId="3256D2AB" w14:textId="5713805F"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0" w:history="1">
            <w:r>
              <w:rPr>
                <w:rStyle w:val="Hyperlink"/>
                <w:noProof/>
                <w:lang w:val="fr-CA"/>
              </w:rPr>
              <w:t>5.1.1 Implications théoriques</w:t>
            </w:r>
            <w:r>
              <w:rPr>
                <w:noProof/>
                <w:webHidden/>
              </w:rPr>
              <w:tab/>
              <w:fldChar w:fldCharType="begin"/>
              <w:instrText xml:space="preserve"> PAGEREF _Toc239784790 \h </w:instrText>
              <w:fldChar w:fldCharType="separate"/>
              <w:t>64</w:t>
              <w:fldChar w:fldCharType="end"/>
            </w:r>
          </w:hyperlink>
        </w:p>
        <w:p w14:paraId="47DCC742" w14:textId="3E523D5E"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1" w:history="1">
            <w:r>
              <w:rPr>
                <w:rStyle w:val="Hyperlink"/>
                <w:noProof/>
                <w:lang w:val="fr-CA"/>
              </w:rPr>
              <w:t>5.1.2 Mécanismes compatibles et explications concurrentes</w:t>
            </w:r>
            <w:r>
              <w:rPr>
                <w:noProof/>
                <w:webHidden/>
              </w:rPr>
              <w:tab/>
              <w:fldChar w:fldCharType="begin"/>
              <w:instrText xml:space="preserve"> PAGEREF _Toc239784791 \h </w:instrText>
              <w:fldChar w:fldCharType="separate"/>
              <w:t>65</w:t>
              <w:fldChar w:fldCharType="end"/>
            </w:r>
          </w:hyperlink>
        </w:p>
        <w:p w14:paraId="7BD50058" w14:textId="1958D2E2"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92" w:history="1">
            <w:r>
              <w:rPr>
                <w:rStyle w:val="Hyperlink"/>
                <w:noProof/>
                <w:lang w:val="fr-CA"/>
              </w:rPr>
              <w:t>5.2 Limites méthodologiques</w:t>
            </w:r>
            <w:r>
              <w:rPr>
                <w:noProof/>
                <w:webHidden/>
              </w:rPr>
              <w:tab/>
              <w:fldChar w:fldCharType="begin"/>
              <w:instrText xml:space="preserve"> PAGEREF _Toc239784792 \h </w:instrText>
              <w:fldChar w:fldCharType="separate"/>
              <w:t>67</w:t>
              <w:fldChar w:fldCharType="end"/>
            </w:r>
          </w:hyperlink>
        </w:p>
        <w:p w14:paraId="357B3A36" w14:textId="0C438F7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3" w:history="1">
            <w:r>
              <w:rPr>
                <w:rStyle w:val="Hyperlink"/>
                <w:noProof/>
                <w:lang w:val="fr-CA"/>
              </w:rPr>
              <w:t>5.2.1 Endogénéité et auto-sélection</w:t>
            </w:r>
            <w:r>
              <w:rPr>
                <w:noProof/>
                <w:webHidden/>
              </w:rPr>
              <w:tab/>
              <w:fldChar w:fldCharType="begin"/>
              <w:instrText xml:space="preserve"> PAGEREF _Toc239784793 \h </w:instrText>
              <w:fldChar w:fldCharType="separate"/>
              <w:t>67</w:t>
              <w:fldChar w:fldCharType="end"/>
            </w:r>
          </w:hyperlink>
        </w:p>
        <w:p w14:paraId="53750867" w14:textId="4072639C"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4" w:history="1">
            <w:r>
              <w:rPr>
                <w:rStyle w:val="Hyperlink"/>
                <w:noProof/>
                <w:lang w:val="fr-CA"/>
              </w:rPr>
              <w:t>5.2.2 Biais de détection</w:t>
            </w:r>
            <w:r>
              <w:rPr>
                <w:noProof/>
                <w:webHidden/>
              </w:rPr>
              <w:tab/>
              <w:fldChar w:fldCharType="begin"/>
              <w:instrText xml:space="preserve"> PAGEREF _Toc239784794 \h </w:instrText>
              <w:fldChar w:fldCharType="separate"/>
              <w:t>67</w:t>
              <w:fldChar w:fldCharType="end"/>
            </w:r>
          </w:hyperlink>
        </w:p>
        <w:p w14:paraId="4BD028A4" w14:textId="42AC762D"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5" w:history="1">
            <w:r>
              <w:rPr>
                <w:rStyle w:val="Hyperlink"/>
                <w:noProof/>
                <w:lang w:val="fr-CA"/>
              </w:rPr>
              <w:t>5.2.3 Erreur de mesure dans l’indicateur FNLM</w:t>
            </w:r>
            <w:r>
              <w:rPr>
                <w:noProof/>
                <w:webHidden/>
              </w:rPr>
              <w:tab/>
              <w:fldChar w:fldCharType="begin"/>
              <w:instrText xml:space="preserve"> PAGEREF _Toc239784795 \h </w:instrText>
              <w:fldChar w:fldCharType="separate"/>
              <w:t>68</w:t>
              <w:fldChar w:fldCharType="end"/>
            </w:r>
          </w:hyperlink>
        </w:p>
        <w:p w14:paraId="0BB3F186" w14:textId="0E09FAFA"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6" w:history="1">
            <w:r>
              <w:rPr>
                <w:rStyle w:val="Hyperlink"/>
                <w:noProof/>
                <w:lang w:val="fr-CA"/>
              </w:rPr>
              <w:t>5.2.4 Variables omises</w:t>
            </w:r>
            <w:r>
              <w:rPr>
                <w:noProof/>
                <w:webHidden/>
              </w:rPr>
              <w:tab/>
              <w:fldChar w:fldCharType="begin"/>
              <w:instrText xml:space="preserve"> PAGEREF _Toc239784796 \h </w:instrText>
              <w:fldChar w:fldCharType="separate"/>
              <w:t>68</w:t>
              <w:fldChar w:fldCharType="end"/>
            </w:r>
          </w:hyperlink>
        </w:p>
        <w:p w14:paraId="11456245" w14:textId="5AB221B9" w:rsidR="006E12E9" w:rsidRDefault="006E12E9">
          <w:pPr>
            <w:pStyle w:val="TOC3"/>
            <w:tabs>
              <w:tab w:val="right" w:leader="dot" w:pos="7910"/>
            </w:tabs>
            <w:rPr>
              <w:rFonts w:asciiTheme="minorHAnsi" w:eastAsiaTheme="minorEastAsia" w:hAnsiTheme="minorHAnsi" w:cstheme="minorBidi"/>
              <w:noProof/>
              <w:kern w:val="2"/>
              <w:sz w:val="24"/>
              <w:szCs w:val="24"/>
              <w14:ligatures w14:val="standardContextual"/>
            </w:rPr>
          </w:pPr>
          <w:hyperlink w:anchor="_Toc239784797" w:history="1">
            <w:r>
              <w:rPr>
                <w:rStyle w:val="Hyperlink"/>
                <w:noProof/>
                <w:lang w:val="fr-CA"/>
              </w:rPr>
              <w:t>5.2.5 Validité interne, validité de construit et portée externe</w:t>
            </w:r>
            <w:r>
              <w:rPr>
                <w:noProof/>
                <w:webHidden/>
              </w:rPr>
              <w:tab/>
              <w:fldChar w:fldCharType="begin"/>
              <w:instrText xml:space="preserve"> PAGEREF _Toc239784797 \h </w:instrText>
              <w:fldChar w:fldCharType="separate"/>
              <w:t>69</w:t>
              <w:fldChar w:fldCharType="end"/>
            </w:r>
          </w:hyperlink>
        </w:p>
        <w:p w14:paraId="2DD7BA93" w14:textId="5A4EFA8F"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798" w:history="1">
            <w:r>
              <w:rPr>
                <w:rStyle w:val="Hyperlink"/>
                <w:noProof/>
                <w:lang w:val="fr-CA"/>
              </w:rPr>
              <w:t>5.3 Pistes de recherche future</w:t>
            </w:r>
            <w:r>
              <w:rPr>
                <w:noProof/>
                <w:webHidden/>
              </w:rPr>
              <w:tab/>
              <w:fldChar w:fldCharType="begin"/>
              <w:instrText xml:space="preserve"> PAGEREF _Toc239784798 \h </w:instrText>
              <w:fldChar w:fldCharType="separate"/>
              <w:t>70</w:t>
              <w:fldChar w:fldCharType="end"/>
            </w:r>
          </w:hyperlink>
        </w:p>
        <w:p w14:paraId="481D5425" w14:textId="4B161C89"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799" w:history="1">
            <w:r>
              <w:rPr>
                <w:rStyle w:val="Hyperlink"/>
                <w:noProof/>
                <w:lang w:val="fr-CA"/>
              </w:rPr>
              <w:t>6. Conclusion</w:t>
            </w:r>
            <w:r>
              <w:rPr>
                <w:noProof/>
                <w:webHidden/>
              </w:rPr>
              <w:tab/>
              <w:fldChar w:fldCharType="begin"/>
              <w:instrText xml:space="preserve"> PAGEREF _Toc239784799 \h </w:instrText>
              <w:fldChar w:fldCharType="separate"/>
              <w:t>71</w:t>
              <w:fldChar w:fldCharType="end"/>
            </w:r>
          </w:hyperlink>
        </w:p>
        <w:p w14:paraId="2831F8DE" w14:textId="164224E1"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800" w:history="1">
            <w:r>
              <w:rPr>
                <w:rStyle w:val="Hyperlink"/>
                <w:noProof/>
              </w:rPr>
              <w:t>Références</w:t>
            </w:r>
            <w:r>
              <w:rPr>
                <w:noProof/>
                <w:webHidden/>
              </w:rPr>
              <w:tab/>
              <w:fldChar w:fldCharType="begin"/>
              <w:instrText xml:space="preserve"> PAGEREF _Toc239784800 \h </w:instrText>
              <w:fldChar w:fldCharType="separate"/>
              <w:t>75</w:t>
              <w:fldChar w:fldCharType="end"/>
            </w:r>
          </w:hyperlink>
        </w:p>
        <w:p w14:paraId="202525EE" w14:textId="0CE289CA" w:rsidR="006E12E9" w:rsidRDefault="006E12E9">
          <w:pPr>
            <w:pStyle w:val="TOC1"/>
            <w:tabs>
              <w:tab w:val="right" w:leader="dot" w:pos="7910"/>
            </w:tabs>
            <w:rPr>
              <w:rFonts w:asciiTheme="minorHAnsi" w:eastAsiaTheme="minorEastAsia" w:hAnsiTheme="minorHAnsi" w:cstheme="minorBidi"/>
              <w:noProof/>
              <w:kern w:val="2"/>
              <w:sz w:val="24"/>
              <w:szCs w:val="24"/>
              <w14:ligatures w14:val="standardContextual"/>
            </w:rPr>
          </w:pPr>
          <w:hyperlink w:anchor="_Toc239784801" w:history="1">
            <w:r>
              <w:rPr>
                <w:rStyle w:val="Hyperlink"/>
                <w:noProof/>
                <w:lang w:val="fr-CA"/>
              </w:rPr>
              <w:t>Annexe A : Apprentissages du programme mobilisés</w:t>
            </w:r>
            <w:r>
              <w:rPr>
                <w:noProof/>
                <w:webHidden/>
              </w:rPr>
              <w:tab/>
              <w:fldChar w:fldCharType="begin"/>
              <w:instrText xml:space="preserve"> PAGEREF _Toc239784801 \h </w:instrText>
              <w:fldChar w:fldCharType="separate"/>
              <w:t>79</w:t>
              <w:fldChar w:fldCharType="end"/>
            </w:r>
          </w:hyperlink>
        </w:p>
        <w:p w14:paraId="4C2CE7AA" w14:textId="6EDBC6BD"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2" w:history="1">
            <w:r>
              <w:rPr>
                <w:rStyle w:val="Hyperlink"/>
                <w:noProof/>
                <w:lang w:val="fr-CA"/>
              </w:rPr>
              <w:t>MATH 60210 · Méthodes économétriques en finance</w:t>
            </w:r>
            <w:r>
              <w:rPr>
                <w:noProof/>
                <w:webHidden/>
              </w:rPr>
              <w:tab/>
              <w:fldChar w:fldCharType="begin"/>
              <w:instrText xml:space="preserve"> PAGEREF _Toc239784802 \h </w:instrText>
              <w:fldChar w:fldCharType="separate"/>
              <w:t>79</w:t>
              <w:fldChar w:fldCharType="end"/>
            </w:r>
          </w:hyperlink>
        </w:p>
        <w:p w14:paraId="71C0342E" w14:textId="210AD0C1"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3" w:history="1">
            <w:r>
              <w:rPr>
                <w:rStyle w:val="Hyperlink"/>
                <w:noProof/>
                <w:lang w:val="fr-CA"/>
              </w:rPr>
              <w:t>MATH 60207 · Méthodologie de la finance empirique</w:t>
            </w:r>
            <w:r>
              <w:rPr>
                <w:noProof/>
                <w:webHidden/>
              </w:rPr>
              <w:tab/>
              <w:fldChar w:fldCharType="begin"/>
              <w:instrText xml:space="preserve"> PAGEREF _Toc239784803 \h </w:instrText>
              <w:fldChar w:fldCharType="separate"/>
              <w:t>79</w:t>
              <w:fldChar w:fldCharType="end"/>
            </w:r>
          </w:hyperlink>
        </w:p>
        <w:p w14:paraId="759EB73A" w14:textId="49057912"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4" w:history="1">
            <w:r>
              <w:rPr>
                <w:rStyle w:val="Hyperlink"/>
                <w:noProof/>
                <w:lang w:val="fr-CA"/>
              </w:rPr>
              <w:t>MATH 60837 · Économétrie : séries temporelles</w:t>
            </w:r>
            <w:r>
              <w:rPr>
                <w:noProof/>
                <w:webHidden/>
              </w:rPr>
              <w:tab/>
              <w:fldChar w:fldCharType="begin"/>
              <w:instrText xml:space="preserve"> PAGEREF _Toc239784804 \h </w:instrText>
              <w:fldChar w:fldCharType="separate"/>
              <w:t>80</w:t>
              <w:fldChar w:fldCharType="end"/>
            </w:r>
          </w:hyperlink>
        </w:p>
        <w:p w14:paraId="64E82946" w14:textId="651618D0" w:rsidR="006E12E9" w:rsidRDefault="006E12E9">
          <w:pPr>
            <w:pStyle w:val="TOC2"/>
            <w:tabs>
              <w:tab w:val="right" w:leader="dot" w:pos="7910"/>
            </w:tabs>
            <w:rPr>
              <w:rFonts w:asciiTheme="minorHAnsi" w:eastAsiaTheme="minorEastAsia" w:hAnsiTheme="minorHAnsi" w:cstheme="minorBidi"/>
              <w:noProof/>
              <w:kern w:val="2"/>
              <w:sz w:val="24"/>
              <w:szCs w:val="24"/>
              <w14:ligatures w14:val="standardContextual"/>
            </w:rPr>
          </w:pPr>
          <w:hyperlink w:anchor="_Toc239784805" w:history="1">
            <w:r>
              <w:rPr>
                <w:rStyle w:val="Hyperlink"/>
                <w:noProof/>
                <w:lang w:val="fr-CA"/>
              </w:rPr>
              <w:t>ETHI 66200 · La conduite responsable de la recherche</w:t>
            </w:r>
            <w:r>
              <w:rPr>
                <w:noProof/>
                <w:webHidden/>
              </w:rPr>
              <w:tab/>
              <w:fldChar w:fldCharType="begin"/>
              <w:instrText xml:space="preserve"> PAGEREF _Toc239784805 \h </w:instrText>
              <w:fldChar w:fldCharType="separate"/>
              <w:t>81</w:t>
              <w:fldChar w:fldCharType="end"/>
            </w:r>
          </w:hyperlink>
        </w:p>
        <w:p w14:paraId="3984505A" w14:textId="77777777" w:rsidR="001D1E59" w:rsidRDefault="00DA26D0" w:rsidP="00C307E5">
          <w:r>
            <w:rPr>
              <w:b/>
              <w:bCs/>
              <w:noProof/>
            </w:rPr>
            <w:fldChar w:fldCharType="end"/>
          </w:r>
        </w:p>
      </w:sdtContent>
    </w:sdt>
    <w:p w14:paraId="240B5215" w14:textId="77777777" w:rsidR="0089432F" w:rsidRPr="00C26254" w:rsidRDefault="00B624A8">
      <w:pPr>
        <w:pStyle w:val="Heading1"/>
        <w:keepNext/>
        <w:keepLines/>
        <w:pageBreakBefore/>
        <w:spacing w:before="0"/>
        <w:rPr>
          <w:lang w:val="fr-CA"/>
        </w:rPr>
      </w:pPr>
      <w:bookmarkStart w:id="8" w:name="_Toc239784738"/>
      <w:r>
        <w:rPr>
          <w:lang w:val="fr-CA"/>
        </w:rPr>
        <w:lastRenderedPageBreak/>
        <w:t>1. Introduction</w:t>
      </w:r>
      <w:bookmarkEnd w:id="7"/>
      <w:bookmarkEnd w:id="6"/>
      <w:bookmarkEnd w:id="8"/>
    </w:p>
    <w:p w14:paraId="6158AABF" w14:textId="77777777" w:rsidR="0089432F" w:rsidRPr="00C26254" w:rsidRDefault="00B624A8">
      <w:pPr>
        <w:pStyle w:val="Heading2"/>
        <w:keepNext/>
        <w:keepLines/>
        <w:rPr>
          <w:lang w:val="fr-CA"/>
        </w:rPr>
      </w:pPr>
      <w:bookmarkStart w:id="9" w:name="_Toc231927699"/>
      <w:bookmarkStart w:id="10" w:name="_Toc235282990"/>
      <w:bookmarkStart w:id="11" w:name="_Toc239784739"/>
      <w:r>
        <w:rPr>
          <w:lang w:val="fr-CA"/>
        </w:rPr>
        <w:t>1.1 Contexte général</w:t>
      </w:r>
      <w:bookmarkEnd w:id="9"/>
      <w:bookmarkEnd w:id="10"/>
      <w:bookmarkEnd w:id="11"/>
    </w:p>
    <w:p w14:paraId="219B474B" w14:textId="77777777" w:rsidR="0089432F" w:rsidRPr="00DE3DBA" w:rsidRDefault="00B624A8">
      <w:pPr>
        <w:jc w:val="both"/>
        <w:rPr>
          <w:lang w:val="fr-CA"/>
        </w:rPr>
      </w:pPr>
      <w:commentRangeStart w:id="163"/>
      <w:r>
        <w:rPr>
          <w:lang w:val="fr-CA"/>
        </w:rPr>
        <w:t xml:space="preserve">Les Premières Nations au Canada forment l’un des trois groupes autochtones constitutionnellement reconnus dans le pays, aux côtés des Inuits et des Métis. Plus de 630 communautés de Premières Nations sont réparties sur le territoire canadien, et </w:t>
      </w:r>
      <w:del w:id="9006" w:author="Claude (vérification)" w:date="2026-10-01T00:00:00Z">
        <w:r>
          <w:rPr>
            <w:lang w:val="fr-CA"/>
          </w:rPr>
          <w:delText xml:space="preserve">chacune dispose</w:delText>
        </w:r>
      </w:del>
      <w:ins w:id="9007" w:author="Claude (vérification)" w:date="2026-10-01T00:00:00Z">
        <w:r>
          <w:rPr>
            <w:lang w:val="fr-CA"/>
          </w:rPr>
          <w:t xml:space="preserve">la plupart disposent</w:t>
        </w:r>
      </w:ins>
      <w:r>
        <w:rPr>
          <w:lang w:val="fr-CA"/>
        </w:rPr>
        <w:t xml:space="preserve"> d’un ou de plusieurs territoires de réserve. Leur relation avec le gouvernement fédéral est régie par la Loi sur les Indiens (Indian Act), adoptée en 1876, qui </w:t>
      </w:r>
      <w:del w:id="9008" w:author="Claude (vérification)" w:date="2026-10-01T00:00:00Z">
        <w:r>
          <w:rPr>
            <w:lang w:val="fr-CA"/>
          </w:rPr>
          <w:delText xml:space="preserve">regroupe l’ensemble de la législation canadienne relative aux peuples autochtones et à leurs terres</w:delText>
        </w:r>
      </w:del>
      <w:ins w:id="9009" w:author="Claude (vérification)" w:date="2026-10-01T00:00:00Z">
        <w:r>
          <w:rPr>
            <w:lang w:val="fr-CA"/>
          </w:rPr>
          <w:t xml:space="preserve">demeure la principale loi fédérale encadrant les Premières Nations et leurs terres de réserve</w:t>
        </w:r>
      </w:ins>
      <w:r>
        <w:rPr>
          <w:lang w:val="fr-CA"/>
        </w:rPr>
        <w:t xml:space="preserve"> (Bartlett, 1978). </w:t>
      </w:r>
      <w:del w:id="9010" w:author="Claude (vérification)" w:date="2026-10-01T00:00:00Z">
        <w:r>
          <w:rPr>
            <w:lang w:val="fr-CA"/>
          </w:rPr>
          <w:delText xml:space="preserve">Cette loi confère au gouvernement fédéral une compétence importante sur les questions relatives aux « Indiens et aux terres réservées pour les Indiens », en vertu de l’article 91(24) de la Loi constitutionnelle de 1867</w:delText>
        </w:r>
      </w:del>
      <w:ins w:id="9011" w:author="Claude (vérification)" w:date="2026-10-01T00:00:00Z">
        <w:r>
          <w:rPr>
            <w:lang w:val="fr-CA"/>
          </w:rPr>
          <w:t xml:space="preserve">Elle relève de la compétence que l’article 91(24) de la Loi constitutionnelle de 1867 attribue au Parlement sur « les Indiens et les terres réservées pour les Indiens »</w:t>
        </w:r>
      </w:ins>
      <w:r>
        <w:rPr>
          <w:lang w:val="fr-CA"/>
        </w:rPr>
        <w:t xml:space="preserve">.</w:t>
      </w:r>
      <w:commentRangeEnd w:id="163"/>
      <w:r>
        <w:rPr>
          <w:rStyle w:val="CommentReference"/>
        </w:rPr>
        <w:commentReference w:id="163"/>
      </w:r>
    </w:p>
    <w:p w14:paraId="5D0ABCEB" w14:textId="77777777" w:rsidR="00AF1657" w:rsidRPr="00DE3DBA" w:rsidRDefault="00B624A8" w:rsidP="00AF1657">
      <w:pPr>
        <w:jc w:val="both"/>
        <w:rPr>
          <w:lang w:val="fr-CA"/>
        </w:rPr>
      </w:pPr>
      <w:r>
        <w:rPr>
          <w:lang w:val="fr-CA"/>
        </w:rPr>
        <w:t xml:space="preserve">Pendant plus d’un siècle, ce régime a privé les Premières Nations du droit d’utiliser la plupart des instruments de gouvernance locale dont disposent les autres paliers de gouvernement au Canada. Comme le souligne North (1990, p. 16), les institutions ne sont pas nécessairement conçues pour être socialement efficaces, mais plutôt pour servir les intérêts de ceux qui détiennent le pouvoir de les façonner. Le manque de pouvoir politique a ainsi conduit à des institutions qui ont nui au développement économique des Premières Nations (Tulo, 2014, p. 154-155). C’est à partir de 1951 que ces restrictions ont commencé à s’assouplir. </w:t>
      </w:r>
    </w:p>
    <w:p w14:paraId="7FFE77CE" w14:textId="77777777" w:rsidR="0089432F" w:rsidRPr="00DE3DBA" w:rsidRDefault="0089432F">
      <w:pPr>
        <w:jc w:val="both"/>
        <w:rPr>
          <w:lang w:val="fr-CA"/>
        </w:rPr>
      </w:pPr>
    </w:p>
    <w:p w14:paraId="60472460" w14:textId="77777777" w:rsidR="0089432F" w:rsidRPr="00DE3DBA" w:rsidRDefault="00AF1657">
      <w:pPr>
        <w:jc w:val="both"/>
        <w:rPr>
          <w:lang w:val="fr-CA"/>
        </w:rPr>
      </w:pPr>
      <w:r>
        <w:rPr>
          <w:lang w:val="fr-CA"/>
        </w:rPr>
        <w:t xml:space="preserve">À partir des années 1980 et 1990, une série de réformes législatives a progressivement élargi les pouvoirs de gouvernance des Premières Nations. L’amendement de Kamloops à la Loi sur les Indiens, en 1988, a ouvert la voie à la taxation foncière sur les réserves. La Loi sur la gestion financière des premières nations (FMA) de 2005 a ensuite créé des institutions indépendantes, dirigées par des Premières Nations, pour soutenir l’exercice de ces nouveaux pouvoirs fiscaux (Feir, Jones et Scoones, 2024). Le Framework Agreement on First Nation Land Management (FNLM) de 1996 a ouvert en parallèle une autre voie. Les nations signataires y remplacent les dispositions de la Loi sur les Indiens relatives à la gestion des terres par un code foncier communautaire.</w:t>
      </w:r>
    </w:p>
    <w:p w14:paraId="244B7189" w14:textId="77777777" w:rsidR="0089432F" w:rsidRPr="00DE3DBA" w:rsidRDefault="00B624A8">
      <w:pPr>
        <w:pStyle w:val="Heading2"/>
        <w:keepNext/>
        <w:keepLines/>
        <w:rPr>
          <w:lang w:val="fr-CA"/>
        </w:rPr>
      </w:pPr>
      <w:bookmarkStart w:id="12" w:name="_Toc231927700"/>
      <w:bookmarkStart w:id="13" w:name="_Toc235282991"/>
      <w:bookmarkStart w:id="14" w:name="_Toc239784740"/>
      <w:r>
        <w:rPr>
          <w:lang w:val="fr-CA"/>
        </w:rPr>
        <w:lastRenderedPageBreak/>
        <w:t>1.2 Problématique de recherche</w:t>
      </w:r>
      <w:bookmarkEnd w:id="12"/>
      <w:bookmarkEnd w:id="13"/>
      <w:bookmarkEnd w:id="14"/>
    </w:p>
    <w:p w14:paraId="7D4F5581" w14:textId="77777777" w:rsidR="0089432F" w:rsidRPr="00DE3DBA" w:rsidRDefault="00B624A8">
      <w:pPr>
        <w:jc w:val="both"/>
        <w:rPr>
          <w:lang w:val="fr-CA"/>
        </w:rPr>
      </w:pPr>
      <w:r>
        <w:rPr>
          <w:lang w:val="fr-CA"/>
        </w:rPr>
        <w:t>Le gouvernement fédéral maintient, à travers le Federal Contaminated Sites Inventory (FCSI), un inventaire public de sites connus ou soupçonnés d’être contaminés. Plus de 4 500 d’entre eux sont associés à des terres de réserve, et la grande majorité est déclarée par Services aux Autochtones Canada. Ce champ administratif ne permet pas d’attribuer l’origine de la contamination ni, à lui seul, la responsabilité juridique ou financière. Comme le FCSI ne contient pas de terrains propres comparables, il ne permet pas d’estimer la prévalence de la contamination sur les réserves. La question porte donc sur les classifications et les statuts des sites déjà recensés. Le transfert de responsabilités prévu par le FNLM pourrait influencer l’évaluation, la déclaration ou la gestion de ces sites. Mais les nations adhèrent volontairement au régime et diffèrent déjà les unes des autres avant leur adhésion, de sorte que les écarts observés ne peuvent pas être attribués au seul FNLM.</w:t>
      </w:r>
    </w:p>
    <w:p w14:paraId="679033AA" w14:textId="77777777" w:rsidR="0089432F" w:rsidRPr="00DE3DBA" w:rsidRDefault="00B624A8">
      <w:pPr>
        <w:jc w:val="both"/>
        <w:rPr>
          <w:lang w:val="fr-CA"/>
        </w:rPr>
      </w:pPr>
      <w:r>
        <w:rPr>
          <w:lang w:val="fr-CA"/>
        </w:rPr>
        <w:t>L’autonomie et les ressources disponibles font l’objet d’un débat sur la gouvernance autochtone au Canada. D’un côté, les défenseurs d’une plus grande autonomie soutiennent que les Premières Nations sont les mieux placées pour gérer leurs propres terres. De l’autre, certains craignent que le retrait du gouvernement fédéral ne laisse les communautés sans les ressources nécessaires pour assumer leurs nouvelles responsabilités. Notre étude contribue à ce débat en examinant la gestion des sites contaminés.</w:t>
      </w:r>
    </w:p>
    <w:p w14:paraId="221B0010" w14:textId="77777777" w:rsidR="00EA1B4F" w:rsidRPr="00DE3DBA" w:rsidRDefault="00B624A8">
      <w:pPr>
        <w:jc w:val="both"/>
        <w:rPr>
          <w:lang w:val="fr-CA"/>
        </w:rPr>
      </w:pPr>
      <w:r>
        <w:rPr>
          <w:lang w:val="fr-CA"/>
        </w:rPr>
        <w:t>Ce projet vise à répondre à la question suivante :</w:t>
      </w:r>
    </w:p>
    <w:p w14:paraId="00DE3098" w14:textId="77777777" w:rsidR="0089432F" w:rsidRDefault="00B624A8">
      <w:pPr>
        <w:jc w:val="both"/>
        <w:rPr>
          <w:b/>
          <w:bCs/>
          <w:lang w:val="fr-CA"/>
        </w:rPr>
      </w:pPr>
      <w:del w:id="9056" w:author="Claude (vérification)" w:date="2026-10-01T00:00:00Z">
        <w:r>
          <w:rPr>
            <w:lang w:val="fr-CA"/>
          </w:rPr>
          <w:delText xml:space="preserve"> </w:delText>
        </w:r>
      </w:del>
      <w:r>
        <w:rPr>
          <w:b/>
          <w:bCs/>
          <w:lang w:val="fr-CA"/>
        </w:rPr>
        <w:t xml:space="preserve">Parmi les sites de réserve recensés à l’inventaire fédéral des sites contaminés, ceux qui relèvent d’une Première Nation opérant sous le Framework Agreement on First Nation Land Management sont-ils classés et gérés différemment des autres ? </w:t>
      </w:r>
    </w:p>
    <w:p w14:paraId="66FAF555" w14:textId="77777777" w:rsidR="0055337E" w:rsidRDefault="0055337E">
      <w:pPr>
        <w:jc w:val="both"/>
        <w:rPr>
          <w:b/>
          <w:bCs/>
          <w:lang w:val="fr-CA"/>
        </w:rPr>
      </w:pPr>
    </w:p>
    <w:p w14:paraId="44A2ADF9" w14:textId="77777777" w:rsidR="0055337E" w:rsidRDefault="0055337E">
      <w:pPr>
        <w:jc w:val="both"/>
        <w:rPr>
          <w:b/>
          <w:bCs/>
          <w:lang w:val="fr-CA"/>
        </w:rPr>
      </w:pPr>
    </w:p>
    <w:p w14:paraId="2FF90492" w14:textId="77777777" w:rsidR="0055337E" w:rsidRPr="00DE3DBA" w:rsidRDefault="0055337E">
      <w:pPr>
        <w:jc w:val="both"/>
        <w:rPr>
          <w:lang w:val="fr-CA"/>
        </w:rPr>
      </w:pPr>
    </w:p>
    <w:p w14:paraId="7F312A14" w14:textId="77777777" w:rsidR="0089432F" w:rsidRPr="00DE3DBA" w:rsidRDefault="00B624A8">
      <w:pPr>
        <w:pStyle w:val="Heading2"/>
        <w:keepNext/>
        <w:keepLines/>
        <w:rPr>
          <w:lang w:val="fr-CA"/>
        </w:rPr>
      </w:pPr>
      <w:bookmarkStart w:id="15" w:name="_Toc231927701"/>
      <w:bookmarkStart w:id="16" w:name="_Toc235282992"/>
      <w:bookmarkStart w:id="17" w:name="_Toc239784741"/>
      <w:r>
        <w:rPr>
          <w:lang w:val="fr-CA"/>
        </w:rPr>
        <w:lastRenderedPageBreak/>
        <w:t>1.3 Le contexte institutionnel canadien</w:t>
      </w:r>
      <w:bookmarkEnd w:id="15"/>
      <w:bookmarkEnd w:id="16"/>
      <w:bookmarkEnd w:id="17"/>
    </w:p>
    <w:p w14:paraId="1C2847B1" w14:textId="77777777" w:rsidR="0089432F" w:rsidRPr="00DE3DBA" w:rsidRDefault="00B624A8">
      <w:pPr>
        <w:jc w:val="both"/>
        <w:rPr>
          <w:lang w:val="fr-CA"/>
        </w:rPr>
      </w:pPr>
      <w:r>
        <w:rPr>
          <w:lang w:val="fr-CA"/>
        </w:rPr>
        <w:t>L’évolution des règles qui encadrent la gestion des terres autochtones aide à comprendre la question de recherche. Avant 1996, les décisions sur la gestion des terres de réserve venaient surtout du ministre des Affaires indiennes, en vertu de la Loi sur les Indiens. Le régime était lent et mal ajusté aux besoins locaux et les critiques ont été nombreuses. Le Framework Agreement on First Nation Land Management permet de sortir de ce modèle. Négocié entre 1991 et 1996 par un groupe de chefs des Premières Nations, l’accord établit un système par lequel les Premières Nations peuvent reprendre le contrôle de la gestion de leurs terres. La Loi sur la gestion des terres des premières nations de 1999 a ensuite donné à cet accord une base législative fédérale. En 2022, cette loi a été remplacée par la Loi sur l’Accord-cadre relatif à la gestion des terres de premières nations, qui reconnaît la primauté de l’Accord-cadre lui-même comme document constitutif.</w:t>
      </w:r>
    </w:p>
    <w:p w14:paraId="5052FFAE" w14:textId="77777777" w:rsidR="0089432F" w:rsidRPr="00DE3DBA" w:rsidRDefault="00B624A8">
      <w:pPr>
        <w:jc w:val="both"/>
        <w:rPr>
          <w:lang w:val="fr-CA"/>
        </w:rPr>
      </w:pPr>
      <w:r>
        <w:rPr>
          <w:lang w:val="fr-CA"/>
        </w:rPr>
        <w:t>Sous ce régime, une Première Nation opérationnelle possède un pouvoir étendu. En effet, elle peut adopter des lois foncières, gérer les intérêts et les permis sur ses terres, percevoir des revenus et légiférer en matière de protection environnementale. Ce transfert de compétences est le principal mécanisme par lequel le statut FNLM pourrait influencer la détection et la gestion des sites contaminés.</w:t>
      </w:r>
    </w:p>
    <w:p w14:paraId="1B27A0C3" w14:textId="77777777" w:rsidR="0089432F" w:rsidRPr="00DE3DBA" w:rsidRDefault="00B624A8">
      <w:pPr>
        <w:pStyle w:val="Heading2"/>
        <w:keepNext/>
        <w:keepLines/>
        <w:rPr>
          <w:lang w:val="fr-CA"/>
        </w:rPr>
      </w:pPr>
      <w:bookmarkStart w:id="18" w:name="_Toc231927702"/>
      <w:bookmarkStart w:id="19" w:name="_Toc235282993"/>
      <w:bookmarkStart w:id="20" w:name="_Toc239784742"/>
      <w:r>
        <w:rPr>
          <w:lang w:val="fr-CA"/>
        </w:rPr>
        <w:t>1.4 Approche méthodologique</w:t>
      </w:r>
      <w:bookmarkEnd w:id="20"/>
      <w:r>
        <w:rPr>
          <w:lang w:val="fr-CA"/>
        </w:rPr>
        <w:t xml:space="preserve"> </w:t>
      </w:r>
      <w:bookmarkEnd w:id="18"/>
      <w:bookmarkEnd w:id="19"/>
    </w:p>
    <w:p w14:paraId="5A4F178E" w14:textId="77777777" w:rsidR="0078360F" w:rsidRDefault="00B624A8">
      <w:pPr>
        <w:jc w:val="both"/>
        <w:rPr>
          <w:lang w:val="fr-CA"/>
        </w:rPr>
      </w:pPr>
      <w:r>
        <w:rPr>
          <w:lang w:val="fr-CA"/>
        </w:rPr>
        <w:t xml:space="preserve">Nous combinons le FCSI de 2023, fourni par le directeur de projet, avec la liste détaillée du Lands Advisory Board Resource Centre (LABRC) consultée le 21 juillet 2026, dont le tableau sommaire est arrêté au 11 mars 2026. C’est cette date d’arrêt qui définit le statut FNLM retenu, et le rapport y renvoie chaque fois qu’il parle du statut observé en mars 2026. Le numéro de bande est extrait lorsqu’il apparaît clairement dans le champ </w:t>
      </w:r>
      <w:r>
        <w:rPr>
          <w:i/>
          <w:iCs/>
          <w:lang w:val="fr-CA"/>
        </w:rPr>
        <w:t>sitename</w:t>
      </w:r>
      <w:r>
        <w:rPr>
          <w:lang w:val="fr-CA"/>
        </w:rPr>
        <w:t>. Lorsque ce numéro n’est pas disponible, un appariement vérifié à partir du nom permet d’identifier la bande. Une fois cette correspondance confirmée, elle peut être appliquée aux autres observations ayant le même numéro de bande. Les quatre nations en autonomie gouvernementale sont exclues de l’analyse.</w:t>
      </w:r>
    </w:p>
    <w:p w14:paraId="27477DB3" w14:textId="77777777" w:rsidR="0078360F" w:rsidRDefault="00B624A8">
      <w:pPr>
        <w:jc w:val="both"/>
        <w:rPr>
          <w:lang w:val="fr-CA"/>
        </w:rPr>
      </w:pPr>
      <w:del w:id="9057" w:author="Claude (vérification)" w:date="2026-10-01T00:00:00Z">
        <w:r>
          <w:rPr>
            <w:lang w:val="fr-CA"/>
          </w:rPr>
          <w:delText xml:space="preserve"> </w:delText>
        </w:r>
      </w:del>
      <w:r>
        <w:rPr>
          <w:lang w:val="fr-CA"/>
        </w:rPr>
        <w:t xml:space="preserve">Les modèles comparent ensuite les trois groupes, avec effets fixes provinciaux et erreurs-types regroupées. L’objectif de ce projet est de construire et de vérifier un indicateur transversal du statut FNLM, de décrire les écarts observés entre les deux catégories de réserves parmi les sites inscrits au FCSI, puis de vérifier quelles analyses temporelles sont possibles. </w:t>
      </w:r>
    </w:p>
    <w:p w14:paraId="7CAE1111" w14:textId="77777777" w:rsidR="00B2420A" w:rsidRDefault="00B624A8" w:rsidP="00C40146">
      <w:pPr>
        <w:jc w:val="both"/>
        <w:rPr>
          <w:lang w:val="fr-CA"/>
        </w:rPr>
      </w:pPr>
      <w:r>
        <w:rPr>
          <w:lang w:val="fr-CA"/>
        </w:rPr>
        <w:t>La section 2 recense la littérature et la section 3 décrit les données et la méthodologie. Les résultats sont présentés à la section 4, leur portée et leurs limites discutées à la section 5. La section 6 conclut.</w:t>
      </w:r>
    </w:p>
    <w:p w14:paraId="3CD1BF99" w14:textId="77777777" w:rsidR="00B2420A" w:rsidRPr="00DE3DBA" w:rsidRDefault="00B411E0" w:rsidP="00C40146">
      <w:pPr>
        <w:jc w:val="both"/>
        <w:rPr>
          <w:lang w:val="fr-CA"/>
        </w:rPr>
      </w:pPr>
      <w:r>
        <w:rPr>
          <w:lang w:val="fr-CA"/>
        </w:rPr>
        <w:t xml:space="preserve">Pour l’analyse temporelle, nous avons constaté que la classification et le statut ne changent pour aucun des 23 848 sites au fil des trente exercices, de sorte qu’aucune variable de classification ne peut servir à une estimation temporelle. Cette limite est discutée en détail à la section 5. </w:t>
      </w:r>
    </w:p>
    <w:p w14:paraId="55B02553" w14:textId="77777777" w:rsidR="00F627A2" w:rsidRPr="00DE3DBA" w:rsidRDefault="00B624A8">
      <w:pPr>
        <w:pStyle w:val="Heading2"/>
        <w:keepNext/>
        <w:rPr>
          <w:lang w:val="fr-CA"/>
        </w:rPr>
      </w:pPr>
      <w:bookmarkStart w:id="21" w:name="_Toc239784743"/>
      <w:r>
        <w:rPr>
          <w:lang w:val="fr-CA"/>
        </w:rPr>
        <w:t>1.5 Cadre d’analyse et propositions empiriques</w:t>
      </w:r>
      <w:bookmarkEnd w:id="21"/>
    </w:p>
    <w:p w14:paraId="6194CBB3" w14:textId="77777777" w:rsidR="006A10B2" w:rsidRPr="006A10B2" w:rsidRDefault="0018247B" w:rsidP="00DA26D0">
      <w:pPr>
        <w:jc w:val="both"/>
        <w:rPr>
          <w:lang w:val="fr-CA"/>
        </w:rPr>
      </w:pPr>
      <w:r>
        <w:rPr>
          <w:lang w:val="fr-CA"/>
        </w:rPr>
        <w:t>Un terrain peut être contaminé sans être dans l’inventaire. Pour qu’un site apparaisse dans le FCSI, il faut d’abord qu’un problème soit identifié, que le site soit inscrit, que les informations disponibles permettent de le classer, puis qu’un statut lui soit attribué. Le site progresse ensuite dans le processus d’évaluation ou de nettoyage.</w:t>
      </w:r>
    </w:p>
    <w:p w14:paraId="2457771C" w14:textId="77777777" w:rsidR="006A10B2" w:rsidRPr="00D37B68" w:rsidRDefault="00743369" w:rsidP="006A10B2">
      <w:pPr>
        <w:jc w:val="both"/>
        <w:rPr>
          <w:lang w:val="fr-CA"/>
        </w:rPr>
      </w:pPr>
      <w:r>
        <w:rPr>
          <w:lang w:val="fr-CA"/>
        </w:rPr>
        <w:t xml:space="preserve">Le FNLM intervient aussi à différentes étapes de la gestion des sites contaminés. En effet, le fait d’avoir une meilleure connaissance du territoire et de meilleures capacités administratives permet d’identifier les problèmes plus rapidement, de mieux documenter les sites et d’ouvrir les dossiers plus tôt. À court terme, cela peut entraîner une hausse du nombre de sites actifs, même si la gestion s’améliore. À plus long terme, cela réduirait le nombre de sites prioritaires, ce qui faciliterait le traitement des dossiers. Ces mécanismes restent des hypothèses que les données utilisées ne permettent pas de vérifier directement.</w:t>
      </w:r>
    </w:p>
    <w:p w14:paraId="4A8121EC" w14:textId="77777777" w:rsidR="006A10B2" w:rsidRDefault="001442D7" w:rsidP="00DA26D0">
      <w:pPr>
        <w:jc w:val="both"/>
        <w:rPr>
          <w:lang w:val="fr-CA"/>
        </w:rPr>
      </w:pPr>
      <w:r>
        <w:rPr>
          <w:lang w:val="fr-CA"/>
        </w:rPr>
        <w:t>Cependant, l’adhésion des nations au FNLM n’est pas aléatoire. Elles se distinguent des autres nations avant même leur adhésion. Elles peuvent être plus grandes, plus proches des centres urbains, avoir davantage d’expérience administrative ou faire face à des enjeux fonciers différents.</w:t>
      </w:r>
    </w:p>
    <w:p w14:paraId="56FF2FC7" w14:textId="77777777" w:rsidR="00F627A2" w:rsidRDefault="00B624A8">
      <w:pPr>
        <w:pStyle w:val="Lgendetableau"/>
        <w:rPr>
          <w:sz w:val="24"/>
          <w:szCs w:val="24"/>
          <w:lang w:val="fr-CA"/>
        </w:rPr>
      </w:pPr>
      <w:r>
        <w:rPr>
          <w:sz w:val="24"/>
          <w:szCs w:val="24"/>
          <w:lang w:val="fr-CA"/>
        </w:rPr>
        <w:lastRenderedPageBreak/>
        <w:t>Tableau 1.1 : Chaîne d’observation et interprétation des variables</w:t>
      </w:r>
    </w:p>
    <w:p w14:paraId="16D8C55B" w14:textId="77777777" w:rsidR="00DE3DBA" w:rsidRPr="00DE3DBA" w:rsidRDefault="00DE3DBA">
      <w:pPr>
        <w:keepNext/>
        <w:rPr>
          <w:lang w:val="fr-CA"/>
        </w:rPr>
      </w:pPr>
    </w:p>
    <w:tbl>
      <w:tblPr>
        <w:tblW w:w="9920" w:type="dxa"/>
        <w:jc w:val="center"/>
        <w:tblLayout w:type="fixed"/>
        <w:tblCellMar>
          <w:top w:w="60" w:type="dxa"/>
          <w:left w:w="100" w:type="dxa"/>
          <w:bottom w:w="60" w:type="dxa"/>
          <w:right w:w="100" w:type="dxa"/>
        </w:tblCellMar>
        <w:tblLook w:val="04A0" w:firstRow="1" w:lastRow="0" w:firstColumn="1" w:lastColumn="0" w:noHBand="0" w:noVBand="1"/>
      </w:tblPr>
      <w:tblGrid>
        <w:gridCol w:w="1944"/>
        <w:gridCol w:w="2376"/>
        <w:gridCol w:w="2765"/>
        <w:gridCol w:w="2835"/>
      </w:tblGrid>
      <w:tr w:rsidR="00F627A2" w:rsidRPr="00DE3DBA" w14:paraId="34A590B7" w14:textId="77777777" w:rsidTr="00E1764F">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517E24B" w14:textId="77777777" w:rsidR="00F627A2" w:rsidRPr="00DE3DBA" w:rsidRDefault="00DA26D0" w:rsidP="00DA26D0">
            <w:pPr>
              <w:rPr>
                <w:lang w:val="fr-CA"/>
              </w:rPr>
            </w:pPr>
            <w:r>
              <w:rPr>
                <w:b/>
                <w:sz w:val="18"/>
                <w:szCs w:val="18"/>
                <w:lang w:val="fr-CA"/>
              </w:rPr>
              <w:t xml:space="preserve"> </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0510D7E" w14:textId="77777777" w:rsidR="00F627A2" w:rsidRPr="00DE3DBA" w:rsidRDefault="00B624A8" w:rsidP="00DA26D0">
            <w:pPr>
              <w:jc w:val="center"/>
            </w:pPr>
            <w:r>
              <w:rPr>
                <w:b/>
                <w:sz w:val="18"/>
                <w:szCs w:val="18"/>
              </w:rPr>
              <w:t>Ce qu’on observe</w:t>
            </w:r>
          </w:p>
        </w:tc>
        <w:tc>
          <w:tcPr>
            <w:tcW w:w="2765"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07F8818" w14:textId="77777777" w:rsidR="00F627A2" w:rsidRPr="00983C6C" w:rsidRDefault="00983C6C" w:rsidP="00DA26D0">
            <w:pPr>
              <w:jc w:val="center"/>
              <w:rPr>
                <w:lang w:val="fr-CA"/>
              </w:rPr>
            </w:pPr>
            <w:r>
              <w:rPr>
                <w:b/>
                <w:sz w:val="18"/>
                <w:szCs w:val="18"/>
                <w:lang w:val="fr-CA"/>
              </w:rPr>
              <w:t xml:space="preserve">Comment le FNLM peut agir </w:t>
            </w:r>
          </w:p>
        </w:tc>
        <w:tc>
          <w:tcPr>
            <w:tcW w:w="2835"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794DB15" w14:textId="77777777" w:rsidR="00F627A2" w:rsidRPr="00DE3DBA" w:rsidRDefault="00B624A8" w:rsidP="00DA26D0">
            <w:pPr>
              <w:jc w:val="center"/>
            </w:pPr>
            <w:r>
              <w:rPr>
                <w:b/>
                <w:sz w:val="18"/>
                <w:szCs w:val="18"/>
              </w:rPr>
              <w:t>Prudence dans l’interprétation</w:t>
            </w:r>
          </w:p>
        </w:tc>
      </w:tr>
      <w:tr w:rsidR="00F627A2" w:rsidRPr="00AF1657" w14:paraId="78D29108"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EAD9F63" w14:textId="77777777" w:rsidR="00F627A2" w:rsidRPr="00DE3DBA" w:rsidRDefault="00B624A8" w:rsidP="00DA26D0">
            <w:pPr>
              <w:rPr>
                <w:b/>
                <w:bCs/>
              </w:rPr>
            </w:pPr>
            <w:r>
              <w:rPr>
                <w:b/>
                <w:bCs/>
                <w:sz w:val="18"/>
                <w:szCs w:val="18"/>
              </w:rPr>
              <w:t>État environnemental</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C869CF" w14:textId="77777777" w:rsidR="00F627A2" w:rsidRPr="00983C6C" w:rsidRDefault="00983C6C" w:rsidP="00DA26D0">
            <w:pPr>
              <w:jc w:val="center"/>
              <w:rPr>
                <w:lang w:val="fr-CA"/>
              </w:rPr>
            </w:pPr>
            <w:r>
              <w:rPr>
                <w:sz w:val="18"/>
                <w:szCs w:val="18"/>
                <w:lang w:val="fr-CA"/>
              </w:rPr>
              <w:t>L’état réel des terrains n’est pas connu pour tous les sites.</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902A07" w14:textId="77777777" w:rsidR="00F627A2" w:rsidRPr="00983C6C" w:rsidRDefault="00983C6C" w:rsidP="00DA26D0">
            <w:pPr>
              <w:jc w:val="center"/>
              <w:rPr>
                <w:lang w:val="fr-CA"/>
              </w:rPr>
            </w:pPr>
            <w:r>
              <w:rPr>
                <w:sz w:val="18"/>
                <w:szCs w:val="18"/>
                <w:lang w:val="fr-CA"/>
              </w:rPr>
              <w:t>Prévention et règles locales.</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A923E3" w14:textId="77777777" w:rsidR="00F627A2" w:rsidRPr="00DE3DBA" w:rsidRDefault="00B624A8" w:rsidP="00DA26D0">
            <w:pPr>
              <w:jc w:val="center"/>
              <w:rPr>
                <w:lang w:val="fr-CA"/>
              </w:rPr>
            </w:pPr>
            <w:r>
              <w:rPr>
                <w:sz w:val="18"/>
                <w:szCs w:val="18"/>
                <w:lang w:val="fr-CA"/>
              </w:rPr>
              <w:t>Le FCSI ne fournit pas de groupe complet de terrains propres</w:t>
            </w:r>
          </w:p>
        </w:tc>
      </w:tr>
      <w:tr w:rsidR="00F627A2" w:rsidRPr="00AF1657" w14:paraId="0B80E0C1"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12CA61" w14:textId="77777777" w:rsidR="00F627A2" w:rsidRPr="00DE3DBA" w:rsidRDefault="00B624A8" w:rsidP="00DA26D0">
            <w:pPr>
              <w:rPr>
                <w:b/>
                <w:bCs/>
              </w:rPr>
            </w:pPr>
            <w:r>
              <w:rPr>
                <w:b/>
                <w:bCs/>
                <w:sz w:val="18"/>
                <w:szCs w:val="18"/>
              </w:rPr>
              <w:t>Détection et inscription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8EAC96D" w14:textId="77777777" w:rsidR="00F627A2" w:rsidRPr="00983C6C" w:rsidRDefault="00EE6F4F" w:rsidP="00DA26D0">
            <w:pPr>
              <w:jc w:val="center"/>
              <w:rPr>
                <w:lang w:val="fr-CA"/>
              </w:rPr>
            </w:pPr>
            <w:r>
              <w:rPr>
                <w:sz w:val="18"/>
                <w:szCs w:val="18"/>
                <w:lang w:val="fr-CA"/>
              </w:rPr>
              <w:t>Site inscrit ou non dans l’inventaire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3E1A70" w14:textId="77777777" w:rsidR="00F627A2" w:rsidRPr="00DE3DBA" w:rsidRDefault="00646E68" w:rsidP="00DA26D0">
            <w:pPr>
              <w:jc w:val="center"/>
            </w:pPr>
            <w:r>
              <w:rPr>
                <w:sz w:val="18"/>
                <w:szCs w:val="18"/>
              </w:rPr>
              <w:t>Meilleure détection</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3890B3D" w14:textId="77777777" w:rsidR="00F627A2" w:rsidRPr="00DE3DBA" w:rsidRDefault="00B624A8" w:rsidP="00DA26D0">
            <w:pPr>
              <w:jc w:val="center"/>
              <w:rPr>
                <w:lang w:val="fr-CA"/>
              </w:rPr>
            </w:pPr>
            <w:r>
              <w:rPr>
                <w:sz w:val="18"/>
                <w:szCs w:val="18"/>
                <w:lang w:val="fr-CA"/>
              </w:rPr>
              <w:t>Plus de sites recensés peut refléter une meilleure détection</w:t>
            </w:r>
          </w:p>
        </w:tc>
      </w:tr>
      <w:tr w:rsidR="00F627A2" w:rsidRPr="00AF1657" w14:paraId="14FC8627"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3B0B6D" w14:textId="77777777" w:rsidR="00F627A2" w:rsidRPr="00DE3DBA" w:rsidRDefault="00B624A8" w:rsidP="00DA26D0">
            <w:pPr>
              <w:rPr>
                <w:b/>
                <w:bCs/>
              </w:rPr>
            </w:pPr>
            <w:r>
              <w:rPr>
                <w:b/>
                <w:bCs/>
                <w:sz w:val="18"/>
                <w:szCs w:val="18"/>
              </w:rPr>
              <w:t>Classification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6324117" w14:textId="77777777" w:rsidR="00F627A2" w:rsidRPr="00983C6C" w:rsidRDefault="00646E68" w:rsidP="00DA26D0">
            <w:pPr>
              <w:jc w:val="center"/>
              <w:rPr>
                <w:lang w:val="fr-CA"/>
              </w:rPr>
            </w:pPr>
            <w:r>
              <w:rPr>
                <w:sz w:val="18"/>
                <w:szCs w:val="18"/>
                <w:lang w:val="fr-CA"/>
              </w:rPr>
              <w:t>Priorité ou catégorie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0F81029" w14:textId="77777777" w:rsidR="00F627A2" w:rsidRPr="00983C6C" w:rsidRDefault="00983C6C" w:rsidP="00DA26D0">
            <w:pPr>
              <w:jc w:val="center"/>
              <w:rPr>
                <w:lang w:val="fr-CA"/>
              </w:rPr>
            </w:pPr>
            <w:r>
              <w:rPr>
                <w:sz w:val="18"/>
                <w:szCs w:val="18"/>
                <w:lang w:val="fr-CA"/>
              </w:rPr>
              <w:t xml:space="preserve">Meilleure évaluation </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90B1A9" w14:textId="77777777" w:rsidR="00F627A2" w:rsidRPr="006A10B2" w:rsidRDefault="007C6F55" w:rsidP="00DA26D0">
            <w:pPr>
              <w:jc w:val="center"/>
              <w:rPr>
                <w:lang w:val="fr-CA"/>
              </w:rPr>
            </w:pPr>
            <w:r>
              <w:rPr>
                <w:sz w:val="18"/>
                <w:szCs w:val="18"/>
                <w:lang w:val="fr-CA"/>
              </w:rPr>
              <w:t>Dépend de la qualité des informations disponibles</w:t>
            </w:r>
          </w:p>
        </w:tc>
      </w:tr>
      <w:tr w:rsidR="00F627A2" w:rsidRPr="00AF1657" w14:paraId="73497422"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6B3385F" w14:textId="77777777" w:rsidR="00F627A2" w:rsidRPr="00DE3DBA" w:rsidRDefault="00B624A8" w:rsidP="00DA26D0">
            <w:pPr>
              <w:rPr>
                <w:b/>
                <w:bCs/>
              </w:rPr>
            </w:pPr>
            <w:r>
              <w:rPr>
                <w:b/>
                <w:bCs/>
                <w:sz w:val="18"/>
                <w:szCs w:val="18"/>
              </w:rPr>
              <w:t>Gestion du dossier</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48662D1" w14:textId="77777777" w:rsidR="00F627A2" w:rsidRPr="00DE3DBA" w:rsidRDefault="00B624A8" w:rsidP="00DA26D0">
            <w:pPr>
              <w:jc w:val="center"/>
              <w:rPr>
                <w:lang w:val="fr-CA"/>
              </w:rPr>
            </w:pPr>
            <w:r>
              <w:rPr>
                <w:sz w:val="18"/>
                <w:szCs w:val="18"/>
                <w:lang w:val="fr-CA"/>
              </w:rPr>
              <w:t>Statut actif, fermé ou soupçonné</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89984A" w14:textId="77777777" w:rsidR="00F627A2" w:rsidRPr="00983C6C" w:rsidRDefault="00983C6C" w:rsidP="00DA26D0">
            <w:pPr>
              <w:jc w:val="center"/>
              <w:rPr>
                <w:lang w:val="fr-CA"/>
              </w:rPr>
            </w:pPr>
            <w:r>
              <w:rPr>
                <w:sz w:val="18"/>
                <w:szCs w:val="18"/>
                <w:lang w:val="fr-CA"/>
              </w:rPr>
              <w:t xml:space="preserve">Meilleur suivi </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A3F05F" w14:textId="77777777" w:rsidR="00F627A2" w:rsidRPr="007C6F55" w:rsidRDefault="007C6F55" w:rsidP="00DA26D0">
            <w:pPr>
              <w:jc w:val="center"/>
              <w:rPr>
                <w:lang w:val="fr-CA"/>
              </w:rPr>
            </w:pPr>
            <w:r>
              <w:rPr>
                <w:sz w:val="18"/>
                <w:szCs w:val="18"/>
                <w:lang w:val="fr-CA"/>
              </w:rPr>
              <w:t>Actif n’est pas forcément mauvais</w:t>
            </w:r>
          </w:p>
        </w:tc>
      </w:tr>
      <w:tr w:rsidR="00F627A2" w:rsidRPr="00AF1657" w14:paraId="5BE94C03" w14:textId="77777777" w:rsidTr="00E1764F">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F9246D" w14:textId="77777777" w:rsidR="00F627A2" w:rsidRPr="00DE3DBA" w:rsidRDefault="00B624A8" w:rsidP="00DA26D0">
            <w:pPr>
              <w:rPr>
                <w:b/>
                <w:bCs/>
              </w:rPr>
            </w:pPr>
            <w:r>
              <w:rPr>
                <w:b/>
                <w:bCs/>
                <w:sz w:val="18"/>
                <w:szCs w:val="18"/>
              </w:rPr>
              <w:t>Niveau d’étape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F74EF9" w14:textId="77777777" w:rsidR="00F627A2" w:rsidRPr="00DE3DBA" w:rsidRDefault="00B624A8" w:rsidP="00DA26D0">
            <w:pPr>
              <w:jc w:val="center"/>
              <w:rPr>
                <w:lang w:val="fr-CA"/>
              </w:rPr>
            </w:pPr>
            <w:r>
              <w:rPr>
                <w:sz w:val="18"/>
                <w:szCs w:val="18"/>
                <w:lang w:val="fr-CA"/>
              </w:rPr>
              <w:t>Étape la plus élevée enregistrée</w:t>
            </w:r>
          </w:p>
        </w:tc>
        <w:tc>
          <w:tcPr>
            <w:tcW w:w="276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9D9D72" w14:textId="77777777" w:rsidR="00F627A2" w:rsidRPr="00983C6C" w:rsidRDefault="00983C6C" w:rsidP="00DA26D0">
            <w:pPr>
              <w:jc w:val="center"/>
              <w:rPr>
                <w:lang w:val="fr-CA"/>
              </w:rPr>
            </w:pPr>
            <w:r>
              <w:rPr>
                <w:sz w:val="18"/>
                <w:szCs w:val="18"/>
                <w:lang w:val="fr-CA"/>
              </w:rPr>
              <w:t>Évaluation et nettoyage plus efficaces.</w:t>
            </w:r>
          </w:p>
        </w:tc>
        <w:tc>
          <w:tcPr>
            <w:tcW w:w="2835"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ADE2F9" w14:textId="77777777" w:rsidR="00F627A2" w:rsidRPr="00FA11BE" w:rsidRDefault="00FA11BE" w:rsidP="00983C6C">
            <w:pPr>
              <w:jc w:val="center"/>
              <w:rPr>
                <w:lang w:val="fr-CA"/>
              </w:rPr>
            </w:pPr>
            <w:r>
              <w:rPr>
                <w:sz w:val="18"/>
                <w:szCs w:val="18"/>
                <w:lang w:val="fr-CA"/>
              </w:rPr>
              <w:t>Une baisse ne signifie pas forcément une détérioration</w:t>
            </w:r>
          </w:p>
        </w:tc>
      </w:tr>
    </w:tbl>
    <w:p w14:paraId="2015FBF7" w14:textId="77777777" w:rsidR="00DA26D0" w:rsidRPr="00DE3DBA" w:rsidRDefault="00DA26D0" w:rsidP="00DA26D0">
      <w:pPr>
        <w:jc w:val="both"/>
        <w:rPr>
          <w:lang w:val="fr-CA"/>
        </w:rPr>
      </w:pPr>
    </w:p>
    <w:p w14:paraId="066FE34A" w14:textId="77777777" w:rsidR="00DE3DBA" w:rsidRPr="00DE3DBA" w:rsidRDefault="00F5251A" w:rsidP="00DA26D0">
      <w:pPr>
        <w:jc w:val="both"/>
        <w:rPr>
          <w:lang w:val="fr-CA"/>
        </w:rPr>
      </w:pPr>
      <w:r>
        <w:rPr>
          <w:lang w:val="fr-CA"/>
        </w:rPr>
        <w:t xml:space="preserve">L’analyse repose sur trois propositions. La première compare le niveau de priorité des sites situés sur une réserve et de ceux situés hors réserve. La deuxième veut que, parmi les sites sur réserve, les sites FNLM affichent une proportion différente de dossiers actifs, ce qui tiendrait davantage à la gestion administrative qu’à l’état réel des terrains. Enfin, la troisième demande si la part de dossiers de haute priorité diffère entre les deux groupes de réserves, sans anticiper le sens de l’écart. Une proportion élevée peut refléter aussi bien un état environnemental plus dégradé qu’une évaluation plus complète. </w:t>
      </w:r>
    </w:p>
    <w:p w14:paraId="0D6F35F9" w14:textId="77777777" w:rsidR="00CF63FC" w:rsidRDefault="00EF3205" w:rsidP="000D4B2E">
      <w:pPr>
        <w:jc w:val="both"/>
        <w:rPr>
          <w:lang w:val="fr-CA"/>
        </w:rPr>
      </w:pPr>
      <w:r>
        <w:rPr>
          <w:lang w:val="fr-CA"/>
        </w:rPr>
        <w:t>Le groupe de comparaison dépend donc de la question étudiée. La comparaison avec les sites hors réserve permet de situer les réserves par rapport aux autres sites fédéraux. La comparaison entre les deux groupes de réserves permet ensuite d’examiner les différences associées au statut FNLM.</w:t>
      </w:r>
    </w:p>
    <w:p w14:paraId="7E764BBF" w14:textId="77777777" w:rsidR="006F6A8A" w:rsidRPr="006F6A8A" w:rsidRDefault="006F6A8A" w:rsidP="000D4B2E">
      <w:pPr>
        <w:jc w:val="both"/>
        <w:rPr>
          <w:lang w:val="fr-CA"/>
        </w:rPr>
      </w:pPr>
    </w:p>
    <w:p w14:paraId="1B44EABB" w14:textId="77777777" w:rsidR="00DA26D0" w:rsidRPr="00DE3DBA" w:rsidRDefault="000D4B2E" w:rsidP="00DA26D0">
      <w:pPr>
        <w:jc w:val="both"/>
        <w:rPr>
          <w:lang w:val="fr-CA"/>
        </w:rPr>
      </w:pPr>
      <w:r>
        <w:rPr>
          <w:lang w:val="fr-CA"/>
        </w:rPr>
        <w:t xml:space="preserve">Cependant, ces comparaisons ne permettent pas de savoir ce qui serait arrivé à une même nation si elle n’avait pas adopté le FNLM. Pour cela, il faudrait des dates </w:t>
        <w:lastRenderedPageBreak/>
        <w:t xml:space="preserve">d’adoption complètes, des résultats qui changent dans le temps et une méthode adaptée aux adoptions faites à des moments différents. </w:t>
      </w:r>
    </w:p>
    <w:p w14:paraId="3DEDC3A7" w14:textId="77777777" w:rsidR="0089432F" w:rsidRPr="00DE3DBA" w:rsidRDefault="00B624A8">
      <w:pPr>
        <w:pStyle w:val="Heading1"/>
        <w:keepNext/>
        <w:keepLines/>
        <w:spacing w:before="0"/>
        <w:rPr>
          <w:lang w:val="fr-CA"/>
        </w:rPr>
      </w:pPr>
      <w:bookmarkStart w:id="22" w:name="_Toc231927703"/>
      <w:bookmarkStart w:id="23" w:name="_Toc235282994"/>
      <w:bookmarkStart w:id="24" w:name="_Toc239784744"/>
      <w:r>
        <w:rPr>
          <w:lang w:val="fr-CA"/>
        </w:rPr>
        <w:t>2. Recension de la littérature</w:t>
      </w:r>
      <w:bookmarkEnd w:id="22"/>
      <w:bookmarkEnd w:id="23"/>
      <w:bookmarkEnd w:id="24"/>
    </w:p>
    <w:p w14:paraId="6577AE97" w14:textId="77777777" w:rsidR="0089432F" w:rsidRPr="00DE3DBA" w:rsidRDefault="00B624A8">
      <w:pPr>
        <w:pStyle w:val="Heading2"/>
        <w:keepNext/>
        <w:keepLines/>
        <w:rPr>
          <w:lang w:val="fr-CA"/>
        </w:rPr>
      </w:pPr>
      <w:bookmarkStart w:id="25" w:name="_Toc231927704"/>
      <w:bookmarkStart w:id="26" w:name="_Toc235282995"/>
      <w:bookmarkStart w:id="27" w:name="_Toc239784745"/>
      <w:r>
        <w:rPr>
          <w:lang w:val="fr-CA"/>
        </w:rPr>
        <w:t>2.1 Capacité de l’État et croissance économique</w:t>
      </w:r>
      <w:bookmarkEnd w:id="25"/>
      <w:bookmarkEnd w:id="26"/>
      <w:bookmarkEnd w:id="27"/>
    </w:p>
    <w:p w14:paraId="3B71B74A" w14:textId="77777777" w:rsidR="00A64450" w:rsidRPr="00A64450" w:rsidRDefault="00A64450" w:rsidP="00A64450">
      <w:pPr>
        <w:jc w:val="both"/>
        <w:rPr>
          <w:lang w:val="fr-CA"/>
        </w:rPr>
      </w:pPr>
      <w:r>
        <w:rPr>
          <w:lang w:val="fr-CA"/>
        </w:rPr>
        <w:t>La littérature en économie politique montre qu’il existe un lien important entre la capacité de l’État et la croissance économique. La capacité de l’État correspond à son aptitude à créer et à appliquer efficacement des politiques. Un gouvernement trop faible a souvent de la difficulté à protéger les droits de propriété ou à financer les services publics essentiels. Cependant, un gouvernement très puissant, mais sans limites, risque d’utiliser son pouvoir à son propre avantage ou pour extraire des ressources (Acemoglu, 2005 ; Besley et Persson, 2009, 2013).</w:t>
      </w:r>
    </w:p>
    <w:p w14:paraId="149162F5" w14:textId="77777777" w:rsidR="00A64450" w:rsidRPr="00A64450" w:rsidRDefault="00A64450" w:rsidP="00A64450">
      <w:pPr>
        <w:jc w:val="both"/>
        <w:rPr>
          <w:lang w:val="fr-CA"/>
        </w:rPr>
      </w:pPr>
      <w:r>
        <w:rPr>
          <w:lang w:val="fr-CA"/>
        </w:rPr>
        <w:t>L’histoire européenne montre que la croissance économique à long terme dépend notamment d’un équilibre entre un État capable de lever des ressources et d’agir efficacement et des institutions qui limitent son pouvoir (Dincecco, 2015 ; Johnson et Koyama, 2017). La capacité de l’État peut ainsi avoir des effets positifs, notamment par la fourniture de biens et de services publics, mais elle peut aussi servir à favoriser certains groupes ou à extraire des rentes (Piano, 2019).</w:t>
      </w:r>
    </w:p>
    <w:p w14:paraId="288E1903" w14:textId="77777777" w:rsidR="00DA26D0" w:rsidRPr="00A64450" w:rsidRDefault="00A64450" w:rsidP="00DA26D0">
      <w:pPr>
        <w:jc w:val="both"/>
        <w:rPr>
          <w:lang w:val="fr-CA"/>
        </w:rPr>
      </w:pPr>
      <w:r>
        <w:rPr>
          <w:lang w:val="fr-CA"/>
        </w:rPr>
        <w:t xml:space="preserve">Geloso et Salter (2020) proposent une explication théorique selon laquelle les sociétés prospères qui ont une faible capacité étatique sont vulnérables à la prédation d’autres États. Cette idée est particulièrement pertinente pour les Premières Nations. Feir, Jones et Scoones (2024) soulignent que les nations disposant d’une capacité institutionnelle plus limitée peuvent être moins aptes à défendre leur territoire contre l’empiétement d’autres juridictions, de sorte qu’une partie des bénéfices tirés de leurs ressources peut profiter à des non-membres de la nation.</w:t>
      </w:r>
    </w:p>
    <w:p w14:paraId="6E6250EB" w14:textId="77777777" w:rsidR="00624012" w:rsidRDefault="00DA26D0" w:rsidP="00DA26D0">
      <w:pPr>
        <w:jc w:val="both"/>
        <w:rPr>
          <w:lang w:val="fr-CA"/>
        </w:rPr>
      </w:pPr>
      <w:r>
        <w:rPr>
          <w:lang w:val="fr-CA"/>
        </w:rPr>
        <w:t>Notre étude porte sur la gestion environnementale, un domaine où s’exerce la capacité institutionnelle. Une nation capable de détecter et de prendre en charge la contamination sur son territoire exerce ainsi un plus grand contrôle sur la gestion de ses terres.</w:t>
      </w:r>
    </w:p>
    <w:p w14:paraId="4CC7367D" w14:textId="77777777" w:rsidR="00DA26D0" w:rsidRPr="00DE3DBA" w:rsidRDefault="00DA26D0" w:rsidP="00DA26D0">
      <w:pPr>
        <w:jc w:val="both"/>
        <w:rPr>
          <w:lang w:val="fr-CA"/>
        </w:rPr>
      </w:pPr>
      <w:r>
        <w:rPr>
          <w:lang w:val="fr-CA"/>
        </w:rPr>
        <w:t xml:space="preserve">Deux questions en découlent. Les réserves hébergent-elles davantage de sites contaminés, et l’acquisition de nouvelles compétences territoriales y change-t-elle </w:t>
        <w:lastRenderedPageBreak/>
        <w:t xml:space="preserve">quelque chose ? Répondre à ces questions revient à distinguer la souveraineté théorique et la souveraineté pratique. </w:t>
      </w:r>
    </w:p>
    <w:p w14:paraId="118241A3" w14:textId="77777777" w:rsidR="0089432F" w:rsidRPr="00DE3DBA" w:rsidRDefault="00B624A8">
      <w:pPr>
        <w:pStyle w:val="Heading2"/>
        <w:keepNext/>
        <w:keepLines/>
        <w:rPr>
          <w:lang w:val="fr-CA"/>
        </w:rPr>
      </w:pPr>
      <w:bookmarkStart w:id="28" w:name="_Toc231927705"/>
      <w:bookmarkStart w:id="29" w:name="_Toc235282996"/>
      <w:bookmarkStart w:id="30" w:name="_Toc239784746"/>
      <w:r>
        <w:rPr>
          <w:lang w:val="fr-CA"/>
        </w:rPr>
        <w:t>2.2 Gouvernance autochtone et institutions</w:t>
      </w:r>
      <w:bookmarkEnd w:id="28"/>
      <w:bookmarkEnd w:id="29"/>
      <w:bookmarkEnd w:id="30"/>
    </w:p>
    <w:p w14:paraId="4D1CD717" w14:textId="77777777" w:rsidR="0093371F" w:rsidRDefault="00B624A8" w:rsidP="00DA26D0">
      <w:pPr>
        <w:jc w:val="both"/>
        <w:rPr>
          <w:lang w:val="fr-CA"/>
        </w:rPr>
      </w:pPr>
      <w:r>
        <w:rPr>
          <w:lang w:val="fr-CA"/>
        </w:rPr>
        <w:t>La position des Premières Nations au sein de la fédération canadienne diffère sensiblement de celle des nations habituellement étudiées dans la littérature sur la capacité de l’État. Comme le présentent Feir, Jones et Scoones (2024), les défis auxquels font face les Premières Nations ressemblent davantage à ceux des municipalités qu’à ceux des États souverains. La littérature sur le fédéralisme fiscal, qui s’est développée à partir du modèle de Tiebout (1956), montre que la possibilité pour les citoyens de changer de juridiction exerce une pression sur les gouvernements locaux. Cette logique s’applique toutefois moins bien aux Premières Nations, puisque les déplacements entre communautés peuvent être coûteux.</w:t>
      </w:r>
    </w:p>
    <w:p w14:paraId="66747521" w14:textId="77777777" w:rsidR="0089432F" w:rsidRPr="00DE3DBA" w:rsidRDefault="00B16232" w:rsidP="00DA26D0">
      <w:pPr>
        <w:jc w:val="both"/>
        <w:rPr>
          <w:lang w:val="fr-CA"/>
        </w:rPr>
      </w:pPr>
      <w:r>
        <w:rPr>
          <w:lang w:val="fr-CA"/>
        </w:rPr>
        <w:t>Dans le contexte des réserves américaines, Anderson et Parker (2008) observent un lien entre le recours aux tribunaux des États et de meilleurs résultats économiques. Ils interprètent cette association en s’appuyant sur un mécanisme d’engagement qui favoriserait l’investissement. Dans leur étude sur le fédéralisme fiscal autochtone en 2017, ils soutiennent que certaines fonctions gagnent à être administrées localement, tandis que d’autres peuvent bénéficier de la centralisation en raison de contraintes de capacité et d’engagement crédible. Enfin, en 2024, Anderson et Parker élargissent la perspective en soutenant qu’avant le contact européen, les nations autochtones disposaient de règles de droit issues de leurs propres pratiques. La législation fédérale a ensuite affaibli la gouvernance tribale. Rétablir l’équilibre supposerait de leur rendre la souveraineté qui leur permettrait d’appliquer les règles qu’elles édictent.</w:t>
      </w:r>
    </w:p>
    <w:p w14:paraId="1CBE62C9" w14:textId="77777777" w:rsidR="0089432F" w:rsidRPr="00DE3DBA" w:rsidRDefault="00B624A8" w:rsidP="00DA26D0">
      <w:pPr>
        <w:jc w:val="both"/>
        <w:rPr>
          <w:lang w:val="fr-CA"/>
        </w:rPr>
      </w:pPr>
      <w:r>
        <w:rPr>
          <w:lang w:val="fr-CA"/>
        </w:rPr>
        <w:t xml:space="preserve">Sur le plan empirique, Aragón (2015) montre que la reconnaissance des droits de propriété foncière, à travers les traités modernes des Premières Nations au Canada, est associée à de meilleurs revenus locaux. </w:t>
      </w:r>
      <w:del w:id="9012" w:author="Claude (vérification)" w:date="2026-10-01T00:00:00Z">
        <w:r>
          <w:rPr>
            <w:lang w:val="fr-CA"/>
          </w:rPr>
          <w:delText xml:space="preserve">Krishna et Ravi</w:delText>
        </w:r>
      </w:del>
      <w:ins w:id="9013" w:author="Claude (vérification)" w:date="2026-10-01T00:00:00Z">
        <w:r>
          <w:rPr>
            <w:lang w:val="fr-CA"/>
          </w:rPr>
          <w:t xml:space="preserve">Pendakur et</w:t>
        </w:r>
      </w:ins>
      <w:r>
        <w:rPr>
          <w:lang w:val="fr-CA"/>
        </w:rPr>
        <w:t xml:space="preserve"> Pendakur (2018) associent les traités modernes et certaines lois à adhésion facultative à une hausse du revenu des ménages. Leur étude de 2021 conclut plus précisément que les accords globaux sur les revendications territoriales sont associés à une hausse du revenu moyen, tandis que l’autonomie gouvernementale et certains arrangements facultatifs, notamment en gestion foncière, sont surtout associés à une réduction des inégalités. Aux États-Unis, Frye et Parker (2021) observent aussi une croissance de revenu plus forte dans les réserves plus autonomes, accompagnée d’une dispersion accrue. Ces travaux présentent un bilan mitigé, avec des associations favorables, mais aussi les compromis que suppose l’autonomie institutionnelle.</w:t>
      </w:r>
    </w:p>
    <w:p w14:paraId="4EE06CCB" w14:textId="77777777" w:rsidR="0089432F" w:rsidRPr="00DE3DBA" w:rsidRDefault="00B624A8">
      <w:pPr>
        <w:pStyle w:val="Heading2"/>
        <w:keepNext/>
        <w:keepLines/>
      </w:pPr>
      <w:bookmarkStart w:id="31" w:name="_Toc231927706"/>
      <w:bookmarkStart w:id="32" w:name="_Toc235282997"/>
      <w:bookmarkStart w:id="33" w:name="_Toc239784747"/>
      <w:r>
        <w:t>2.3 Le Framework Agreement on First Nation Land Management</w:t>
      </w:r>
      <w:bookmarkEnd w:id="31"/>
      <w:bookmarkEnd w:id="32"/>
      <w:bookmarkEnd w:id="33"/>
    </w:p>
    <w:p w14:paraId="12BA954B" w14:textId="77777777" w:rsidR="0089432F" w:rsidRPr="00DE3DBA" w:rsidRDefault="00B624A8">
      <w:pPr>
        <w:jc w:val="both"/>
        <w:rPr>
          <w:lang w:val="fr-CA"/>
        </w:rPr>
      </w:pPr>
      <w:r>
        <w:rPr>
          <w:lang w:val="fr-CA"/>
        </w:rPr>
        <w:t xml:space="preserve">Le Framework Agreement on First Nation Land Management (FNLM) est un accord de gouvernement à gouvernement signé le 12 février 1996 entre les 13 Premières Nations fondatrices et le ministre des Affaires indiennes et du Nord canadien (Canada, 2013 ; LABRC, 2026). Toutefois, une quatorzième Première Nation s’y est ajoutée le 10 décembre 1996 (LABRC, 2021). Cet accord permet aux Premières Nations de remplacer les 34 sections de la Loi sur les Indiens relatives à la gestion des terres par un code foncier communautaire développé et approuvé par la communauté elle-même. Le processus d’adhésion au FNLM comporte plusieurs étapes. La Première Nation signe d’abord le Framework Agreement, puis entre dans une phase de développement durant laquelle elle élabore son code foncier. Ce code doit ensuite être ratifié par un vote communautaire. Une fois en vigueur, il rend la Première Nation opérationnelle. Elle assume alors le contrôle complet de la gestion de ses terres de réserve, de ses ressources naturelles et de son environnement, en remplaçant les dispositions correspondantes de la Loi sur les Indiens.</w:t>
      </w:r>
    </w:p>
    <w:p w14:paraId="1AFE2727" w14:textId="77777777" w:rsidR="00864C7D" w:rsidRPr="00DE3DBA" w:rsidRDefault="00B624A8">
      <w:pPr>
        <w:jc w:val="both"/>
        <w:rPr>
          <w:lang w:val="fr-CA"/>
        </w:rPr>
      </w:pPr>
      <w:r>
        <w:rPr>
          <w:lang w:val="fr-CA"/>
        </w:rPr>
        <w:t>L’adhésion suit ces étapes administratives tout en répondant aux objectifs des Premières Nations signataires. Le régime permet notamment de prendre des décisions sur les terres sans devoir obtenir l’approbation du ministre et confie à la nation le contrôle de ses terres, de ses ressources naturelles et de son environnement (Canada, 2013 ; LABRC, 2026). La Loi sur l’Accord-cadre de 2022 consacre cette logique en reconnaissant la primauté de l’accord conclu entre gouvernements plutôt que celle d’une délégation fédérale. Ces objectifs rejoignent ceux que le Tulo Centre associe à l’établissement d’un climat d’investissement favorable dans les communautés des Premières Nations (Tulo, 2014).</w:t>
      </w:r>
    </w:p>
    <w:p w14:paraId="2330D2E5" w14:textId="77777777" w:rsidR="00BC6739" w:rsidRDefault="00A67FA7">
      <w:pPr>
        <w:jc w:val="both"/>
        <w:rPr>
          <w:lang w:val="fr-CA"/>
        </w:rPr>
      </w:pPr>
      <w:r>
        <w:rPr>
          <w:lang w:val="fr-CA"/>
        </w:rPr>
        <w:t xml:space="preserve">Cette lecture oriente l’interprétation des résultats. Si les Premières Nations adhèrent au régime pour accélérer les décisions foncières et mieux gérer leur environnement, les effets attendus dans l’inventaire concernent d’abord la détection des problèmes et l’ouverture des dossiers, puis leur progression. L’inventaire ne mesure toutefois </w:t>
        <w:lastRenderedPageBreak/>
        <w:t>pas directement l’état physique des terrains. Le caractère volontaire de l’adhésion crée donc un problème d’identification, examiné à la section 5.2.1. Il s’agit aussi d’une décision politique dont les objectifs permettent de mieux comprendre les mécanismes étudiés à la section 1.5.</w:t>
      </w:r>
    </w:p>
    <w:p w14:paraId="231758DC" w14:textId="77777777" w:rsidR="00864C7D" w:rsidRPr="00DE3DBA" w:rsidRDefault="00A67FA7">
      <w:pPr>
        <w:jc w:val="both"/>
        <w:rPr>
          <w:lang w:val="fr-CA"/>
        </w:rPr>
      </w:pPr>
      <w:del w:id="9058" w:author="Claude (vérification)" w:date="2026-10-01T00:00:00Z">
        <w:r>
          <w:rPr>
            <w:lang w:val="fr-CA"/>
          </w:rPr>
          <w:delText xml:space="preserve"> </w:delText>
        </w:r>
      </w:del>
      <w:r>
        <w:rPr>
          <w:lang w:val="fr-CA"/>
        </w:rPr>
        <w:t xml:space="preserve">Depuis sa création, le FNLM a connu une croissance importante. Arrêté au 11 mars 2026, le tableau sommaire du LABRC indique 223 signataires, dont 127 nations opérationnelles. La ventilation complète, reprise à la section 3.2, ne totalise toutefois que 222. La liste détaillée actuellement affichée compte 128 noms opérationnels, dont Mitaanjigamiing. Cette différence n’affecte pas l’analyse, puisque cette nation n’a aucun site correspondant dans le FCSI utilisé (LABRC, 2026).</w:t>
      </w:r>
    </w:p>
    <w:p w14:paraId="51B8B634" w14:textId="77777777" w:rsidR="0089432F" w:rsidRPr="00DE3DBA" w:rsidRDefault="00B624A8">
      <w:pPr>
        <w:jc w:val="both"/>
        <w:rPr>
          <w:lang w:val="fr-CA"/>
        </w:rPr>
      </w:pPr>
      <w:r>
        <w:rPr>
          <w:lang w:val="fr-CA"/>
        </w:rPr>
        <w:t xml:space="preserve">Sur le plan organisationnel, le FNLM comprend deux composantes principales. Le Lands Advisory Board (LAB), sa composante politique, réunit 15 directeurs élus et un président et fournit l’orientation stratégique (LABRC, 2025). Le Resource Centre, sa composante technique, soutient les Premières Nations signataires durant les phases de développement et de mise en œuvre de leurs codes fonciers. Ces institutions jouent toutes un rôle important, tout comme la Commission de la fiscalité des premières nations (FNTC) et le Tulo Centre of Indigenous Economics, étudiés par Feir et al. (2024) à propos de la taxation foncière.</w:t>
      </w:r>
    </w:p>
    <w:p w14:paraId="3632D144" w14:textId="77777777" w:rsidR="0089432F" w:rsidRPr="00DE3DBA" w:rsidRDefault="00B624A8">
      <w:pPr>
        <w:pStyle w:val="Heading2"/>
        <w:keepNext/>
        <w:keepLines/>
        <w:rPr>
          <w:lang w:val="fr-CA"/>
        </w:rPr>
      </w:pPr>
      <w:bookmarkStart w:id="34" w:name="_Toc231927707"/>
      <w:bookmarkStart w:id="35" w:name="_Toc235282998"/>
      <w:bookmarkStart w:id="36" w:name="_Toc239784748"/>
      <w:r>
        <w:rPr>
          <w:lang w:val="fr-CA"/>
        </w:rPr>
        <w:t>2.4 Contamination environnementale et justice environnementale</w:t>
      </w:r>
      <w:bookmarkEnd w:id="34"/>
      <w:bookmarkEnd w:id="35"/>
      <w:bookmarkEnd w:id="36"/>
    </w:p>
    <w:p w14:paraId="5692F884" w14:textId="77777777" w:rsidR="0089432F" w:rsidRPr="00F11258" w:rsidRDefault="00B624A8">
      <w:pPr>
        <w:jc w:val="both"/>
        <w:rPr>
          <w:lang w:val="fr-CA"/>
        </w:rPr>
      </w:pPr>
      <w:r>
        <w:rPr>
          <w:lang w:val="fr-CA"/>
        </w:rPr>
        <w:t xml:space="preserve">La littérature en justice environnementale documente des expositions inégales aux risques environnementaux, notamment ceux liés à l’eau dans plusieurs communautés autochtones au Canada (Mascarenhas, 2007). Le FCSI ne permet toutefois pas de mesurer cette exposition. Il recense seulement les sites fédéraux connus ou soupçonnés d’être contaminés et ne fournit aucune donnée comparable sur les terrains non contaminés.</w:t>
      </w:r>
    </w:p>
    <w:p w14:paraId="5F54BF7C" w14:textId="77777777" w:rsidR="008C6303" w:rsidRDefault="00A6412F" w:rsidP="00DA26D0">
      <w:pPr>
        <w:jc w:val="both"/>
        <w:rPr>
          <w:lang w:val="fr-CA"/>
        </w:rPr>
      </w:pPr>
      <w:r>
        <w:rPr>
          <w:lang w:val="fr-CA"/>
        </w:rPr>
        <w:t>Le gouvernement fédéral gère ces sites dans le cadre du Plan d’action pour les sites contaminés fédéraux (PASCF). Fondé en 2005, ce programme finance l’évaluation et l’assainissement des sites contaminés.</w:t>
      </w:r>
    </w:p>
    <w:p w14:paraId="5142E897" w14:textId="77777777" w:rsidR="00DA26D0" w:rsidRPr="00E948A1" w:rsidRDefault="002B2A57" w:rsidP="794F5DBF">
      <w:pPr>
        <w:jc w:val="both"/>
        <w:rPr>
          <w:lang w:val="fr-CA"/>
        </w:rPr>
      </w:pPr>
      <w:del w:id="9059" w:author="Claude (vérification)" w:date="2026-10-01T00:00:00Z">
        <w:r>
          <w:rPr>
            <w:lang w:val="fr-CA"/>
          </w:rPr>
          <w:delText xml:space="preserve"> </w:delText>
        </w:r>
      </w:del>
      <w:r>
        <w:rPr>
          <w:lang w:val="fr-CA"/>
        </w:rPr>
        <w:t xml:space="preserve">Nos calculs à partir du FCSI (Secrétariat du Conseil du Trésor du Canada, 2023) montrent que Services aux Autochtones Canada (SAC) est l’organisation déclarante de 4 340 des 4 503 sites sur réserve de l’échantillon analytique, soit 96,4 % d’entre eux. Tous organismes confondus, SAC arrive au deuxième rang pour le nombre de sites recensés (4 418), derrière Pêches et Océans Canada (11 013), mais devant la Défense nationale (1 946). Cette concentration justifie l’examen des pratiques de déclaration, sans considérer SAC comme le seul responsable du financement des sites et de leurs aspects juridiques. </w:t>
      </w:r>
    </w:p>
    <w:p w14:paraId="0EE1BBF4" w14:textId="77777777" w:rsidR="0089432F" w:rsidRPr="00DE3DBA" w:rsidRDefault="002D679F" w:rsidP="00DA26D0">
      <w:pPr>
        <w:jc w:val="both"/>
        <w:rPr>
          <w:lang w:val="fr-CA"/>
        </w:rPr>
      </w:pPr>
      <w:r>
        <w:rPr>
          <w:lang w:val="fr-CA"/>
        </w:rPr>
        <w:t xml:space="preserve">Le FNLM cherche à modifier cette centralisation. Il transfère certaines responsabilités aux Premières Nations, notamment en matière de gestion de l’environnement. Une fois opérationnelles, elles peuvent adopter leurs propres lois pour protéger leurs terres. Ce transfert leur donne les moyens de mieux détecter et de mieux gérer les problèmes environnementaux, mais cela demande des ressources techniques et financières importantes. </w:t>
      </w:r>
    </w:p>
    <w:p w14:paraId="04F443FB" w14:textId="77777777" w:rsidR="0089432F" w:rsidRPr="00DE3DBA" w:rsidRDefault="0089432F" w:rsidP="00DA26D0">
      <w:pPr>
        <w:jc w:val="both"/>
        <w:rPr>
          <w:lang w:val="fr-CA"/>
        </w:rPr>
      </w:pPr>
    </w:p>
    <w:p w14:paraId="29E09A79" w14:textId="77777777" w:rsidR="0089432F" w:rsidRPr="00931715" w:rsidRDefault="00E80BC0" w:rsidP="00DA26D0">
      <w:pPr>
        <w:jc w:val="both"/>
        <w:rPr>
          <w:lang w:val="fr-CA"/>
        </w:rPr>
      </w:pPr>
      <w:r>
        <w:rPr>
          <w:lang w:val="fr-CA"/>
        </w:rPr>
        <w:t xml:space="preserve">Cette tension entre plus d’autonomie et les ressources nécessaires pour l’exercer est importante dans la littérature sur la décentralisation environnementale. Les effets d’un transfert de compétences ne sont pas toujours les mêmes. D’un côté, la théorie du fédéralisme fiscal explique que la gestion locale gagne en efficacité lorsque bénéfices et coûts sont concentrés localement. Les décideurs locaux connaissent mieux les conditions et les préférences du milieu (Oates, 1999). De l’autre, Oates (1999) rappelle que l’argument s’inverse lorsque les juridictions locales manquent de capacité technique ou lorsque les effets débordent leurs frontières. Par exemple, une contamination sur une réserve peut se déplacer vers les terres voisines ou les cours d’eau.  </w:t>
      </w:r>
    </w:p>
    <w:p w14:paraId="2892E6D4" w14:textId="77777777" w:rsidR="0089432F" w:rsidRPr="00DE3DBA" w:rsidRDefault="0089432F">
      <w:pPr>
        <w:rPr>
          <w:lang w:val="fr-CA"/>
        </w:rPr>
      </w:pPr>
    </w:p>
    <w:p w14:paraId="26AE28CF" w14:textId="77777777" w:rsidR="0089432F" w:rsidRPr="005717A4" w:rsidRDefault="00C94FA0">
      <w:pPr>
        <w:rPr>
          <w:lang w:val="fr-CA"/>
        </w:rPr>
      </w:pPr>
      <w:r>
        <w:rPr>
          <w:lang w:val="fr-CA"/>
        </w:rPr>
        <w:t>Les Premières Nations sous le FNLM offrent donc un bon contexte pour étudier le lien entre autonomie territoriale et gestion de l’environnement. Notre analyse mesure ces liens à partir des classifications et statuts observés dans le FCSI, sans considérer ces données comme une mesure de la contamination réelle de l’ensemble du territoire.</w:t>
      </w:r>
    </w:p>
    <w:p w14:paraId="02606638" w14:textId="77777777" w:rsidR="005717A4" w:rsidRPr="00DE3DBA" w:rsidRDefault="005717A4">
      <w:pPr>
        <w:rPr>
          <w:lang w:val="fr-CA"/>
        </w:rPr>
      </w:pPr>
    </w:p>
    <w:p w14:paraId="473E1DBA" w14:textId="77777777" w:rsidR="0089432F" w:rsidRPr="00DE3DBA" w:rsidRDefault="00B624A8">
      <w:pPr>
        <w:pStyle w:val="Heading2"/>
        <w:keepNext/>
        <w:keepLines/>
        <w:rPr>
          <w:lang w:val="fr-CA"/>
        </w:rPr>
      </w:pPr>
      <w:bookmarkStart w:id="37" w:name="_Toc231927710"/>
      <w:bookmarkStart w:id="38" w:name="_Toc235283001"/>
      <w:bookmarkStart w:id="39" w:name="_Toc239784749"/>
      <w:r>
        <w:rPr>
          <w:lang w:val="fr-CA"/>
        </w:rPr>
        <w:lastRenderedPageBreak/>
        <w:t>2.5 Le cadre fédéral de gestion des sites contaminés</w:t>
      </w:r>
      <w:bookmarkEnd w:id="37"/>
      <w:bookmarkEnd w:id="38"/>
      <w:bookmarkEnd w:id="39"/>
    </w:p>
    <w:p w14:paraId="350748EE" w14:textId="77777777" w:rsidR="0089432F" w:rsidRDefault="00B624A8">
      <w:pPr>
        <w:jc w:val="both"/>
        <w:rPr>
          <w:lang w:val="fr-CA"/>
        </w:rPr>
      </w:pPr>
      <w:r>
        <w:rPr>
          <w:lang w:val="fr-CA"/>
        </w:rPr>
        <w:t>Le PASCF, présenté à la section 2.4, fournit aux organisations fédérales les ressources d’évaluation et d’assainissement des sites dont elles sont responsables (Environnement et Changement climatique Canada, 2026). Ses modalités de financement varient selon les phases et les critères du programme. Le fichier utilisé ici n’en garde aucune trace, ni pour la part du PASCF, ni pour la contribution propre de chaque organisation. La concentration des dossiers sur réserve sous une même organisation déclarante peut être liée à des pratiques communes d’inscription, de classification ou de mise à jour. Elle motive l’analyse de sensibilité qui ajoute des effets fixes d’organisation déclarante. Le FCSI ne renseigne pas, en revanche, sur les incitations financières internes, les décisions de partage des coûts ou la raison précise pour laquelle un site a été priorisé. Ces explications restent donc des hypothèses.</w:t>
      </w:r>
    </w:p>
    <w:p w14:paraId="7385B391" w14:textId="77777777" w:rsidR="007C07D4" w:rsidRPr="007C07D4" w:rsidRDefault="007C07D4" w:rsidP="007C07D4">
      <w:pPr>
        <w:jc w:val="both"/>
        <w:rPr>
          <w:lang w:val="fr-CA"/>
        </w:rPr>
      </w:pPr>
      <w:r>
        <w:rPr>
          <w:lang w:val="fr-CA"/>
        </w:rPr>
        <w:t>Dans le contexte du FNLM, le rôle de SAC doit être présenté avec prudence. Une nation opérationnelle gère ses terres et peut adopter ses propres lois environnementales. Le FCSI peut néanmoins continuer d’indiquer SAC comme organisation responsable du dossier. Les responsabilités juridiques et financières varient selon le site, les accords en place et l’origine de la contamination. Les deux niveaux de gestion coexistent, mais le fichier ne permet pas de préciser leur répartition.</w:t>
      </w:r>
    </w:p>
    <w:p w14:paraId="6B46AB19" w14:textId="77777777" w:rsidR="007C07D4" w:rsidRPr="007C07D4" w:rsidRDefault="007C07D4" w:rsidP="007C07D4">
      <w:pPr>
        <w:jc w:val="both"/>
        <w:rPr>
          <w:lang w:val="fr-CA"/>
        </w:rPr>
      </w:pPr>
      <w:r>
        <w:rPr>
          <w:lang w:val="fr-CA"/>
        </w:rPr>
        <w:t>Notre étude examine donc quantitativement le lien entre le statut FNLM et la gestion des sites contaminés, en tenant compte de la gouvernance des Premières Nations et de l’administration environnementale fédérale.</w:t>
      </w:r>
    </w:p>
    <w:p w14:paraId="111ECDCE" w14:textId="77777777" w:rsidR="0089432F" w:rsidRPr="00DE3DBA" w:rsidRDefault="00B624A8">
      <w:pPr>
        <w:pStyle w:val="Heading1"/>
        <w:keepNext/>
        <w:keepLines/>
        <w:spacing w:before="0"/>
        <w:rPr>
          <w:lang w:val="fr-CA"/>
        </w:rPr>
      </w:pPr>
      <w:bookmarkStart w:id="40" w:name="_Toc231927711"/>
      <w:bookmarkStart w:id="41" w:name="_Toc235283002"/>
      <w:bookmarkStart w:id="42" w:name="_Toc239784750"/>
      <w:r>
        <w:rPr>
          <w:lang w:val="fr-CA"/>
        </w:rPr>
        <w:t>3. Données et méthodologie</w:t>
      </w:r>
      <w:bookmarkEnd w:id="40"/>
      <w:bookmarkEnd w:id="41"/>
      <w:bookmarkEnd w:id="42"/>
    </w:p>
    <w:p w14:paraId="65CA04B7" w14:textId="77777777" w:rsidR="0089432F" w:rsidRPr="00DE3DBA" w:rsidRDefault="00B624A8">
      <w:pPr>
        <w:pStyle w:val="Heading2"/>
        <w:keepNext/>
        <w:keepLines/>
        <w:rPr>
          <w:lang w:val="fr-CA"/>
        </w:rPr>
      </w:pPr>
      <w:bookmarkStart w:id="43" w:name="_Toc231927712"/>
      <w:bookmarkStart w:id="44" w:name="_Toc235283003"/>
      <w:bookmarkStart w:id="45" w:name="_Toc239784751"/>
      <w:r>
        <w:rPr>
          <w:lang w:val="fr-CA"/>
        </w:rPr>
        <w:t>3.1 Le Federal Contaminated Sites Inventory (FCSI)</w:t>
      </w:r>
      <w:bookmarkEnd w:id="43"/>
      <w:bookmarkEnd w:id="44"/>
      <w:bookmarkEnd w:id="45"/>
    </w:p>
    <w:p w14:paraId="1223D91E" w14:textId="77777777" w:rsidR="0089432F" w:rsidRPr="00DE3DBA" w:rsidRDefault="00B624A8">
      <w:pPr>
        <w:jc w:val="both"/>
        <w:rPr>
          <w:lang w:val="fr-CA"/>
        </w:rPr>
      </w:pPr>
      <w:r>
        <w:rPr>
          <w:lang w:val="fr-CA"/>
        </w:rPr>
        <w:t xml:space="preserve">Le FCSI est une base de données publique administrée par le Secrétariat du Conseil du Trésor du Canada (2023). La version Stata utilisée contient 197 025 lignes, 23 848 sites uniques et 30 exercices financiers, de 1993-1994 à 2022-2023. Elle comporte 2 071 lignes excédentaires dans des paires site-exercice dupliquées. Leur consolidation laisse 194 954 observations site-exercice. Le FCSI classe les sites selon leur priorité d’action et leur statut administratif, notamment actif, fermé ou soupçonné. Ces champs décrivent la position du dossier dans l’inventaire. Ils ne </w:t>
        <w:lastRenderedPageBreak/>
        <w:t>constituent pas, à eux seuls, une mesure directe de l’étendue physique de la contamination ni de la qualité de la gouvernance.</w:t>
      </w:r>
    </w:p>
    <w:p w14:paraId="044D1850" w14:textId="77777777" w:rsidR="001A5B29" w:rsidRPr="00DE3DBA" w:rsidRDefault="001A5B29" w:rsidP="001A5B29">
      <w:pPr>
        <w:jc w:val="both"/>
        <w:rPr>
          <w:lang w:val="fr-CA"/>
        </w:rPr>
      </w:pPr>
      <w:r>
        <w:rPr>
          <w:lang w:val="fr-CA"/>
        </w:rPr>
        <w:t>Dans notre panel, aucun des 23 848 sites ne voit sa classification ou son statut modifié d’une année fiscale à l’autre. Nous avons donc réduit les données à une coupe transversale en conservant, pour chaque site, la dernière année fiscale, sans perte d’information sur les variables d’intérêt. Pour les doublons site-exercice, les champs textuels identiques sont conservés une seule fois et le maximum déclaré est retenu pour l’étape, les dépenses et les quantités, afin de ne pas additionner deux versions d’un même enregistrement.</w:t>
      </w:r>
    </w:p>
    <w:p w14:paraId="1CAA6252" w14:textId="77777777" w:rsidR="0089432F" w:rsidRPr="00DE3DBA" w:rsidRDefault="00B624A8">
      <w:pPr>
        <w:pStyle w:val="Heading3"/>
        <w:keepNext/>
        <w:keepLines/>
        <w:rPr>
          <w:lang w:val="fr-CA"/>
        </w:rPr>
      </w:pPr>
      <w:bookmarkStart w:id="46" w:name="_Toc231927713"/>
      <w:bookmarkStart w:id="47" w:name="_Toc235283004"/>
      <w:bookmarkStart w:id="48" w:name="_Toc239784752"/>
      <w:r>
        <w:rPr>
          <w:lang w:val="fr-CA"/>
        </w:rPr>
        <w:t>3.1.1 Le système de classification du FCSI</w:t>
      </w:r>
      <w:bookmarkEnd w:id="46"/>
      <w:bookmarkEnd w:id="47"/>
      <w:bookmarkEnd w:id="48"/>
    </w:p>
    <w:p w14:paraId="4F8AB28A" w14:textId="77777777" w:rsidR="001A5B29" w:rsidRPr="00DE3DBA" w:rsidRDefault="001A5B29" w:rsidP="001A5B29">
      <w:pPr>
        <w:jc w:val="both"/>
        <w:rPr>
          <w:lang w:val="fr-CA"/>
        </w:rPr>
      </w:pPr>
      <w:r>
        <w:rPr>
          <w:lang w:val="fr-CA"/>
        </w:rPr>
        <w:t>La classification des sites contaminés dans le FCSI suit le Système national de classification des lieux contaminés (SNCLC) élaboré par le Conseil canadien des ministres de l’environnement (2008). Ce système attribue à chaque site un pointage basé sur trois grands facteurs, soit les caractéristiques des contaminants (type, concentration, toxicité), les voies d’exposition (migration potentielle vers l’eau, l’air, le sol), et les récepteurs potentiels (proximité de populations humaines, d’écosystèmes sensibles, de sources d’eau potable). Notre indicateur de priorité d’action vaut 1 pour les catégories haute, moyenne ou basse priorité et 0 pour « Not a Priority for Action ». Une classe vide ou « Insufficient Information » demeure manquante. L’indicateur mesure donc une classification d’intervention parmi les sites classés, et non une variable universelle « contaminé / non contaminé ».</w:t>
      </w:r>
    </w:p>
    <w:p w14:paraId="16F02E4E" w14:textId="77777777" w:rsidR="0089432F" w:rsidRPr="00DE3DBA" w:rsidRDefault="00B624A8">
      <w:pPr>
        <w:jc w:val="both"/>
        <w:rPr>
          <w:lang w:val="fr-CA"/>
        </w:rPr>
      </w:pPr>
      <w:r>
        <w:rPr>
          <w:lang w:val="fr-CA"/>
        </w:rPr>
        <w:t xml:space="preserve">Le champ </w:t>
      </w:r>
      <w:r>
        <w:rPr>
          <w:i/>
          <w:iCs/>
          <w:lang w:val="fr-CA"/>
        </w:rPr>
        <w:t>higheststepcompleted</w:t>
      </w:r>
      <w:r>
        <w:rPr>
          <w:lang w:val="fr-CA"/>
        </w:rPr>
        <w:t xml:space="preserve"> renseigne sur l’étape la plus élevée enregistrée. Quant au statut actif, fermé ou soupçonné, il est analysé séparément. Puisque </w:t>
      </w:r>
      <w:r>
        <w:rPr>
          <w:i/>
          <w:iCs/>
          <w:lang w:val="fr-CA"/>
        </w:rPr>
        <w:t>sitestatus</w:t>
      </w:r>
      <w:r>
        <w:rPr>
          <w:lang w:val="fr-CA"/>
        </w:rPr>
        <w:t xml:space="preserve"> est invariant dans la copie du panel reçue, il n’est pas utilisé comme issue dans l’estimation temporelle à effets fixes.</w:t>
      </w:r>
    </w:p>
    <w:p w14:paraId="172D1578" w14:textId="77777777" w:rsidR="0089432F" w:rsidRPr="00DE3DBA" w:rsidRDefault="00B624A8">
      <w:pPr>
        <w:pStyle w:val="Heading3"/>
        <w:keepNext/>
        <w:keepLines/>
        <w:rPr>
          <w:lang w:val="fr-CA"/>
        </w:rPr>
      </w:pPr>
      <w:bookmarkStart w:id="49" w:name="_Toc231927714"/>
      <w:bookmarkStart w:id="50" w:name="_Toc235283005"/>
      <w:bookmarkStart w:id="51" w:name="_Toc239784753"/>
      <w:r>
        <w:rPr>
          <w:lang w:val="fr-CA"/>
        </w:rPr>
        <w:t>3.1.2 Identification des sites sur les réserves</w:t>
      </w:r>
      <w:bookmarkEnd w:id="49"/>
      <w:bookmarkEnd w:id="50"/>
      <w:bookmarkEnd w:id="51"/>
    </w:p>
    <w:p w14:paraId="379D59BC" w14:textId="77777777" w:rsidR="0089432F" w:rsidRPr="00DE3DBA" w:rsidRDefault="00B624A8">
      <w:pPr>
        <w:jc w:val="both"/>
        <w:rPr>
          <w:lang w:val="fr-CA"/>
        </w:rPr>
      </w:pPr>
      <w:r>
        <w:rPr>
          <w:lang w:val="fr-CA"/>
        </w:rPr>
        <w:t xml:space="preserve">La valeur « A reserve as defined in the Indian Act » de la variable </w:t>
      </w:r>
      <w:r>
        <w:rPr>
          <w:i/>
          <w:iCs/>
          <w:lang w:val="fr-CA"/>
        </w:rPr>
        <w:t>involvement</w:t>
      </w:r>
      <w:r>
        <w:rPr>
          <w:lang w:val="fr-CA"/>
        </w:rPr>
        <w:t xml:space="preserve"> identifie 4 550 sites sur 23 848. Après exclusion de 47 sites rattachés à quatre nations passées à l’autonomie gouvernementale, l’échantillon analytique compte 4 503 sites sur réserve. L’exclusion permet d’éviter de confondre le FNLM avec un régime plus large.</w:t>
      </w:r>
    </w:p>
    <w:p w14:paraId="2A886388" w14:textId="77777777" w:rsidR="0089432F" w:rsidRPr="00DE3DBA" w:rsidRDefault="00B624A8">
      <w:pPr>
        <w:pStyle w:val="Heading3"/>
        <w:keepNext/>
        <w:keepLines/>
        <w:rPr>
          <w:lang w:val="fr-CA"/>
        </w:rPr>
      </w:pPr>
      <w:bookmarkStart w:id="52" w:name="_Toc231927715"/>
      <w:bookmarkStart w:id="53" w:name="_Toc235283006"/>
      <w:bookmarkStart w:id="54" w:name="_Toc239784754"/>
      <w:r>
        <w:rPr>
          <w:lang w:val="fr-CA"/>
        </w:rPr>
        <w:lastRenderedPageBreak/>
        <w:t>3.1.3 Répartition géographique</w:t>
      </w:r>
      <w:bookmarkEnd w:id="52"/>
      <w:bookmarkEnd w:id="53"/>
      <w:bookmarkEnd w:id="54"/>
    </w:p>
    <w:p w14:paraId="4D5F10E7" w14:textId="77777777" w:rsidR="0089432F" w:rsidRPr="00DE3DBA" w:rsidRDefault="00B624A8">
      <w:pPr>
        <w:jc w:val="both"/>
        <w:rPr>
          <w:lang w:val="fr-CA"/>
        </w:rPr>
      </w:pPr>
      <w:r>
        <w:rPr>
          <w:lang w:val="fr-CA"/>
        </w:rPr>
        <w:t>Le Tableau 3.1 présente la distribution des sites sur réserve par province. La figure 3.1 en propose une représentation visuelle.</w:t>
      </w:r>
    </w:p>
    <w:p w14:paraId="5318461C" w14:textId="77777777" w:rsidR="001A5B29" w:rsidRPr="00DE3DBA" w:rsidRDefault="00B624A8" w:rsidP="001A5B29">
      <w:pPr>
        <w:pStyle w:val="Lgendetableau"/>
        <w:spacing w:after="100" w:line="360" w:lineRule="auto"/>
        <w:jc w:val="center"/>
        <w:rPr>
          <w:sz w:val="24"/>
          <w:szCs w:val="24"/>
          <w:lang w:val="fr-CA"/>
        </w:rPr>
      </w:pPr>
      <w:r>
        <w:rPr>
          <w:sz w:val="24"/>
          <w:szCs w:val="24"/>
          <w:lang w:val="fr-CA"/>
        </w:rPr>
        <w:t>Tableau 3.1 : Sites du FCSI sur réserve par province, après exclusions</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2998"/>
        <w:gridCol w:w="1199"/>
        <w:gridCol w:w="1199"/>
        <w:gridCol w:w="1984"/>
        <w:gridCol w:w="1980"/>
      </w:tblGrid>
      <w:tr w:rsidR="001A5B29" w:rsidRPr="00DE3DBA" w14:paraId="4F8126CB" w14:textId="77777777" w:rsidTr="00B624A8">
        <w:trPr>
          <w:tblHeader/>
        </w:trPr>
        <w:tc>
          <w:tcPr>
            <w:tcW w:w="2998"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54671FE" w14:textId="77777777" w:rsidR="001A5B29" w:rsidRPr="00DE3DBA" w:rsidRDefault="001A5B29" w:rsidP="00B624A8">
            <w:r>
              <w:rPr>
                <w:b/>
                <w:bCs/>
                <w:sz w:val="18"/>
                <w:szCs w:val="18"/>
              </w:rPr>
              <w:t>Province</w:t>
            </w:r>
          </w:p>
        </w:tc>
        <w:tc>
          <w:tcPr>
            <w:tcW w:w="119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5A900499" w14:textId="77777777" w:rsidR="001A5B29" w:rsidRPr="00DE3DBA" w:rsidRDefault="001A5B29" w:rsidP="00B624A8">
            <w:pPr>
              <w:jc w:val="center"/>
            </w:pPr>
            <w:r>
              <w:rPr>
                <w:b/>
                <w:bCs/>
                <w:sz w:val="18"/>
                <w:szCs w:val="18"/>
              </w:rPr>
              <w:t>Total</w:t>
            </w:r>
          </w:p>
        </w:tc>
        <w:tc>
          <w:tcPr>
            <w:tcW w:w="119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20D4DED" w14:textId="77777777" w:rsidR="001A5B29" w:rsidRPr="00DE3DBA" w:rsidRDefault="001A5B29" w:rsidP="00B624A8">
            <w:pPr>
              <w:jc w:val="center"/>
            </w:pPr>
            <w:r>
              <w:rPr>
                <w:b/>
                <w:bCs/>
                <w:sz w:val="18"/>
                <w:szCs w:val="18"/>
              </w:rPr>
              <w:t>FNLM</w:t>
            </w:r>
          </w:p>
        </w:tc>
        <w:tc>
          <w:tcPr>
            <w:tcW w:w="1984"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3736FF7" w14:textId="77777777" w:rsidR="001A5B29" w:rsidRPr="00DE3DBA" w:rsidRDefault="001A5B29" w:rsidP="00B624A8">
            <w:pPr>
              <w:jc w:val="center"/>
            </w:pPr>
            <w:r>
              <w:rPr>
                <w:b/>
                <w:bCs/>
                <w:sz w:val="18"/>
                <w:szCs w:val="18"/>
              </w:rPr>
              <w:t>Sites classés</w:t>
            </w:r>
          </w:p>
        </w:tc>
        <w:tc>
          <w:tcPr>
            <w:tcW w:w="198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E9B1BA9" w14:textId="77777777" w:rsidR="001A5B29" w:rsidRPr="00DE3DBA" w:rsidRDefault="001A5B29" w:rsidP="00B624A8">
            <w:pPr>
              <w:jc w:val="center"/>
            </w:pPr>
            <w:r>
              <w:rPr>
                <w:b/>
                <w:bCs/>
                <w:sz w:val="18"/>
                <w:szCs w:val="18"/>
              </w:rPr>
              <w:t>Priorité (%)</w:t>
            </w:r>
          </w:p>
        </w:tc>
      </w:tr>
      <w:tr w:rsidR="001A5B29" w:rsidRPr="00DE3DBA" w14:paraId="75F904D1"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28BA1217" w14:textId="77777777" w:rsidR="001A5B29" w:rsidRPr="00DE3DBA" w:rsidRDefault="001A5B29" w:rsidP="001A5B29">
            <w:r>
              <w:rPr>
                <w:sz w:val="18"/>
                <w:szCs w:val="18"/>
              </w:rPr>
              <w:t>Colombie-Britannique</w:t>
            </w:r>
          </w:p>
        </w:tc>
        <w:tc>
          <w:tcPr>
            <w:tcW w:w="1199" w:type="dxa"/>
            <w:tcBorders>
              <w:top w:val="single" w:sz="2" w:space="0" w:color="999999"/>
              <w:left w:val="single" w:sz="2" w:space="0" w:color="999999"/>
              <w:bottom w:val="single" w:sz="2" w:space="0" w:color="999999"/>
              <w:right w:val="single" w:sz="2" w:space="0" w:color="999999"/>
            </w:tcBorders>
            <w:vAlign w:val="center"/>
          </w:tcPr>
          <w:p w14:paraId="0554B5C1" w14:textId="77777777" w:rsidR="001A5B29" w:rsidRPr="00DE3DBA" w:rsidRDefault="001A5B29" w:rsidP="001A5B29">
            <w:pPr>
              <w:jc w:val="center"/>
            </w:pPr>
            <w:r>
              <w:rPr>
                <w:sz w:val="18"/>
                <w:szCs w:val="18"/>
              </w:rPr>
              <w:t>1 578</w:t>
            </w:r>
          </w:p>
        </w:tc>
        <w:tc>
          <w:tcPr>
            <w:tcW w:w="1199" w:type="dxa"/>
            <w:tcBorders>
              <w:top w:val="single" w:sz="2" w:space="0" w:color="999999"/>
              <w:left w:val="single" w:sz="2" w:space="0" w:color="999999"/>
              <w:bottom w:val="single" w:sz="2" w:space="0" w:color="999999"/>
              <w:right w:val="single" w:sz="2" w:space="0" w:color="999999"/>
            </w:tcBorders>
            <w:vAlign w:val="center"/>
          </w:tcPr>
          <w:p w14:paraId="1DCD65D6" w14:textId="77777777" w:rsidR="001A5B29" w:rsidRPr="00DE3DBA" w:rsidRDefault="001A5B29" w:rsidP="001A5B29">
            <w:pPr>
              <w:jc w:val="center"/>
            </w:pPr>
            <w:r>
              <w:rPr>
                <w:sz w:val="18"/>
                <w:szCs w:val="18"/>
              </w:rPr>
              <w:t>643</w:t>
            </w:r>
          </w:p>
        </w:tc>
        <w:tc>
          <w:tcPr>
            <w:tcW w:w="1984" w:type="dxa"/>
            <w:tcBorders>
              <w:top w:val="single" w:sz="2" w:space="0" w:color="999999"/>
              <w:left w:val="single" w:sz="2" w:space="0" w:color="999999"/>
              <w:bottom w:val="single" w:sz="2" w:space="0" w:color="999999"/>
              <w:right w:val="single" w:sz="2" w:space="0" w:color="999999"/>
            </w:tcBorders>
            <w:vAlign w:val="center"/>
          </w:tcPr>
          <w:p w14:paraId="6BC88979" w14:textId="77777777" w:rsidR="001A5B29" w:rsidRPr="00DE3DBA" w:rsidRDefault="001A5B29" w:rsidP="001A5B29">
            <w:pPr>
              <w:jc w:val="center"/>
              <w:rPr>
                <w:sz w:val="18"/>
                <w:szCs w:val="18"/>
              </w:rPr>
            </w:pPr>
            <w:r>
              <w:rPr>
                <w:sz w:val="18"/>
                <w:szCs w:val="18"/>
              </w:rPr>
              <w:t>803</w:t>
            </w:r>
          </w:p>
        </w:tc>
        <w:tc>
          <w:tcPr>
            <w:tcW w:w="1980" w:type="dxa"/>
            <w:tcBorders>
              <w:top w:val="single" w:sz="2" w:space="0" w:color="999999"/>
              <w:left w:val="single" w:sz="2" w:space="0" w:color="999999"/>
              <w:bottom w:val="single" w:sz="2" w:space="0" w:color="999999"/>
              <w:right w:val="single" w:sz="2" w:space="0" w:color="999999"/>
            </w:tcBorders>
            <w:vAlign w:val="center"/>
          </w:tcPr>
          <w:p w14:paraId="074ED2C8" w14:textId="77777777" w:rsidR="001A5B29" w:rsidRPr="00DE3DBA" w:rsidRDefault="001A5B29" w:rsidP="001A5B29">
            <w:pPr>
              <w:jc w:val="center"/>
              <w:rPr>
                <w:sz w:val="18"/>
                <w:szCs w:val="18"/>
              </w:rPr>
            </w:pPr>
            <w:r>
              <w:rPr>
                <w:sz w:val="18"/>
                <w:szCs w:val="18"/>
              </w:rPr>
              <w:t>85,1</w:t>
            </w:r>
          </w:p>
        </w:tc>
      </w:tr>
      <w:tr w:rsidR="001A5B29" w:rsidRPr="00DE3DBA" w14:paraId="2B8038AC"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6D3AAEAC" w14:textId="77777777" w:rsidR="001A5B29" w:rsidRPr="00DE3DBA" w:rsidRDefault="001A5B29" w:rsidP="001A5B29">
            <w:r>
              <w:rPr>
                <w:sz w:val="18"/>
                <w:szCs w:val="18"/>
              </w:rPr>
              <w:t>Saskatchewan</w:t>
            </w:r>
          </w:p>
        </w:tc>
        <w:tc>
          <w:tcPr>
            <w:tcW w:w="1199" w:type="dxa"/>
            <w:tcBorders>
              <w:top w:val="single" w:sz="2" w:space="0" w:color="999999"/>
              <w:left w:val="single" w:sz="2" w:space="0" w:color="999999"/>
              <w:bottom w:val="single" w:sz="2" w:space="0" w:color="999999"/>
              <w:right w:val="single" w:sz="2" w:space="0" w:color="999999"/>
            </w:tcBorders>
            <w:vAlign w:val="center"/>
          </w:tcPr>
          <w:p w14:paraId="7F4BFA49" w14:textId="77777777" w:rsidR="001A5B29" w:rsidRPr="00DE3DBA" w:rsidRDefault="001A5B29" w:rsidP="001A5B29">
            <w:pPr>
              <w:jc w:val="center"/>
              <w:rPr>
                <w:sz w:val="18"/>
                <w:szCs w:val="18"/>
              </w:rPr>
            </w:pPr>
            <w:r>
              <w:rPr>
                <w:sz w:val="18"/>
                <w:szCs w:val="18"/>
              </w:rPr>
              <w:t>818</w:t>
            </w:r>
          </w:p>
        </w:tc>
        <w:tc>
          <w:tcPr>
            <w:tcW w:w="1199" w:type="dxa"/>
            <w:tcBorders>
              <w:top w:val="single" w:sz="2" w:space="0" w:color="999999"/>
              <w:left w:val="single" w:sz="2" w:space="0" w:color="999999"/>
              <w:bottom w:val="single" w:sz="2" w:space="0" w:color="999999"/>
              <w:right w:val="single" w:sz="2" w:space="0" w:color="999999"/>
            </w:tcBorders>
            <w:vAlign w:val="center"/>
          </w:tcPr>
          <w:p w14:paraId="20CDC1D3" w14:textId="77777777" w:rsidR="001A5B29" w:rsidRPr="00DE3DBA" w:rsidRDefault="001A5B29" w:rsidP="001A5B29">
            <w:pPr>
              <w:jc w:val="center"/>
            </w:pPr>
            <w:r>
              <w:rPr>
                <w:sz w:val="18"/>
                <w:szCs w:val="18"/>
              </w:rPr>
              <w:t>165</w:t>
            </w:r>
          </w:p>
        </w:tc>
        <w:tc>
          <w:tcPr>
            <w:tcW w:w="1984" w:type="dxa"/>
            <w:tcBorders>
              <w:top w:val="single" w:sz="2" w:space="0" w:color="999999"/>
              <w:left w:val="single" w:sz="2" w:space="0" w:color="999999"/>
              <w:bottom w:val="single" w:sz="2" w:space="0" w:color="999999"/>
              <w:right w:val="single" w:sz="2" w:space="0" w:color="999999"/>
            </w:tcBorders>
            <w:vAlign w:val="center"/>
          </w:tcPr>
          <w:p w14:paraId="10918682" w14:textId="77777777" w:rsidR="001A5B29" w:rsidRPr="00DE3DBA" w:rsidRDefault="001A5B29" w:rsidP="001A5B29">
            <w:pPr>
              <w:jc w:val="center"/>
              <w:rPr>
                <w:sz w:val="18"/>
                <w:szCs w:val="18"/>
              </w:rPr>
            </w:pPr>
            <w:r>
              <w:rPr>
                <w:sz w:val="18"/>
                <w:szCs w:val="18"/>
              </w:rPr>
              <w:t>153</w:t>
            </w:r>
          </w:p>
        </w:tc>
        <w:tc>
          <w:tcPr>
            <w:tcW w:w="1980" w:type="dxa"/>
            <w:tcBorders>
              <w:top w:val="single" w:sz="2" w:space="0" w:color="999999"/>
              <w:left w:val="single" w:sz="2" w:space="0" w:color="999999"/>
              <w:bottom w:val="single" w:sz="2" w:space="0" w:color="999999"/>
              <w:right w:val="single" w:sz="2" w:space="0" w:color="999999"/>
            </w:tcBorders>
            <w:vAlign w:val="center"/>
          </w:tcPr>
          <w:p w14:paraId="39E1EE50" w14:textId="77777777" w:rsidR="001A5B29" w:rsidRPr="00DE3DBA" w:rsidRDefault="001A5B29" w:rsidP="001A5B29">
            <w:pPr>
              <w:jc w:val="center"/>
              <w:rPr>
                <w:sz w:val="18"/>
                <w:szCs w:val="18"/>
              </w:rPr>
            </w:pPr>
            <w:r>
              <w:rPr>
                <w:sz w:val="18"/>
                <w:szCs w:val="18"/>
              </w:rPr>
              <w:t>69,3</w:t>
            </w:r>
          </w:p>
        </w:tc>
      </w:tr>
      <w:tr w:rsidR="001A5B29" w:rsidRPr="00DE3DBA" w14:paraId="6542E160"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710AEE81" w14:textId="77777777" w:rsidR="001A5B29" w:rsidRPr="00DE3DBA" w:rsidRDefault="001A5B29" w:rsidP="001A5B29">
            <w:r>
              <w:rPr>
                <w:sz w:val="18"/>
                <w:szCs w:val="18"/>
              </w:rPr>
              <w:t>Manitoba</w:t>
            </w:r>
          </w:p>
        </w:tc>
        <w:tc>
          <w:tcPr>
            <w:tcW w:w="1199" w:type="dxa"/>
            <w:tcBorders>
              <w:top w:val="single" w:sz="2" w:space="0" w:color="999999"/>
              <w:left w:val="single" w:sz="2" w:space="0" w:color="999999"/>
              <w:bottom w:val="single" w:sz="2" w:space="0" w:color="999999"/>
              <w:right w:val="single" w:sz="2" w:space="0" w:color="999999"/>
            </w:tcBorders>
            <w:vAlign w:val="center"/>
          </w:tcPr>
          <w:p w14:paraId="4B6CCAC4" w14:textId="77777777" w:rsidR="001A5B29" w:rsidRPr="00DE3DBA" w:rsidRDefault="001A5B29" w:rsidP="001A5B29">
            <w:pPr>
              <w:jc w:val="center"/>
            </w:pPr>
            <w:r>
              <w:rPr>
                <w:sz w:val="18"/>
                <w:szCs w:val="18"/>
              </w:rPr>
              <w:t>744</w:t>
            </w:r>
          </w:p>
        </w:tc>
        <w:tc>
          <w:tcPr>
            <w:tcW w:w="1199" w:type="dxa"/>
            <w:tcBorders>
              <w:top w:val="single" w:sz="2" w:space="0" w:color="999999"/>
              <w:left w:val="single" w:sz="2" w:space="0" w:color="999999"/>
              <w:bottom w:val="single" w:sz="2" w:space="0" w:color="999999"/>
              <w:right w:val="single" w:sz="2" w:space="0" w:color="999999"/>
            </w:tcBorders>
            <w:vAlign w:val="center"/>
          </w:tcPr>
          <w:p w14:paraId="27AB9D71" w14:textId="77777777" w:rsidR="001A5B29" w:rsidRPr="00DE3DBA" w:rsidRDefault="001A5B29" w:rsidP="001A5B29">
            <w:pPr>
              <w:jc w:val="center"/>
            </w:pPr>
            <w:r>
              <w:rPr>
                <w:sz w:val="18"/>
                <w:szCs w:val="18"/>
              </w:rPr>
              <w:t>216</w:t>
            </w:r>
          </w:p>
        </w:tc>
        <w:tc>
          <w:tcPr>
            <w:tcW w:w="1984" w:type="dxa"/>
            <w:tcBorders>
              <w:top w:val="single" w:sz="2" w:space="0" w:color="999999"/>
              <w:left w:val="single" w:sz="2" w:space="0" w:color="999999"/>
              <w:bottom w:val="single" w:sz="2" w:space="0" w:color="999999"/>
              <w:right w:val="single" w:sz="2" w:space="0" w:color="999999"/>
            </w:tcBorders>
            <w:vAlign w:val="center"/>
          </w:tcPr>
          <w:p w14:paraId="7DC3C287" w14:textId="77777777" w:rsidR="001A5B29" w:rsidRPr="00DE3DBA" w:rsidRDefault="001A5B29" w:rsidP="001A5B29">
            <w:pPr>
              <w:jc w:val="center"/>
              <w:rPr>
                <w:sz w:val="18"/>
                <w:szCs w:val="18"/>
              </w:rPr>
            </w:pPr>
            <w:r>
              <w:rPr>
                <w:sz w:val="18"/>
                <w:szCs w:val="18"/>
              </w:rPr>
              <w:t>275</w:t>
            </w:r>
          </w:p>
        </w:tc>
        <w:tc>
          <w:tcPr>
            <w:tcW w:w="1980" w:type="dxa"/>
            <w:tcBorders>
              <w:top w:val="single" w:sz="2" w:space="0" w:color="999999"/>
              <w:left w:val="single" w:sz="2" w:space="0" w:color="999999"/>
              <w:bottom w:val="single" w:sz="2" w:space="0" w:color="999999"/>
              <w:right w:val="single" w:sz="2" w:space="0" w:color="999999"/>
            </w:tcBorders>
            <w:vAlign w:val="center"/>
          </w:tcPr>
          <w:p w14:paraId="5A0AA403" w14:textId="77777777" w:rsidR="001A5B29" w:rsidRPr="00DE3DBA" w:rsidRDefault="001A5B29" w:rsidP="001A5B29">
            <w:pPr>
              <w:jc w:val="center"/>
              <w:rPr>
                <w:sz w:val="18"/>
                <w:szCs w:val="18"/>
              </w:rPr>
            </w:pPr>
            <w:r>
              <w:rPr>
                <w:sz w:val="18"/>
                <w:szCs w:val="18"/>
              </w:rPr>
              <w:t>89,1</w:t>
            </w:r>
          </w:p>
        </w:tc>
      </w:tr>
      <w:tr w:rsidR="001A5B29" w:rsidRPr="00DE3DBA" w14:paraId="4C3EE06A"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51CD1B5B" w14:textId="77777777" w:rsidR="001A5B29" w:rsidRPr="00DE3DBA" w:rsidRDefault="001A5B29" w:rsidP="001A5B29">
            <w:r>
              <w:rPr>
                <w:sz w:val="18"/>
                <w:szCs w:val="18"/>
              </w:rPr>
              <w:t>Ontario</w:t>
            </w:r>
          </w:p>
        </w:tc>
        <w:tc>
          <w:tcPr>
            <w:tcW w:w="1199" w:type="dxa"/>
            <w:tcBorders>
              <w:top w:val="single" w:sz="2" w:space="0" w:color="999999"/>
              <w:left w:val="single" w:sz="2" w:space="0" w:color="999999"/>
              <w:bottom w:val="single" w:sz="2" w:space="0" w:color="999999"/>
              <w:right w:val="single" w:sz="2" w:space="0" w:color="999999"/>
            </w:tcBorders>
            <w:vAlign w:val="center"/>
          </w:tcPr>
          <w:p w14:paraId="449F5916" w14:textId="77777777" w:rsidR="001A5B29" w:rsidRPr="00DE3DBA" w:rsidRDefault="001A5B29" w:rsidP="001A5B29">
            <w:pPr>
              <w:jc w:val="center"/>
            </w:pPr>
            <w:r>
              <w:rPr>
                <w:sz w:val="18"/>
                <w:szCs w:val="18"/>
              </w:rPr>
              <w:t>718</w:t>
            </w:r>
          </w:p>
        </w:tc>
        <w:tc>
          <w:tcPr>
            <w:tcW w:w="1199" w:type="dxa"/>
            <w:tcBorders>
              <w:top w:val="single" w:sz="2" w:space="0" w:color="999999"/>
              <w:left w:val="single" w:sz="2" w:space="0" w:color="999999"/>
              <w:bottom w:val="single" w:sz="2" w:space="0" w:color="999999"/>
              <w:right w:val="single" w:sz="2" w:space="0" w:color="999999"/>
            </w:tcBorders>
            <w:vAlign w:val="center"/>
          </w:tcPr>
          <w:p w14:paraId="30297177" w14:textId="77777777" w:rsidR="001A5B29" w:rsidRPr="00DE3DBA" w:rsidRDefault="001A5B29" w:rsidP="001A5B29">
            <w:pPr>
              <w:jc w:val="center"/>
            </w:pPr>
            <w:r>
              <w:rPr>
                <w:sz w:val="18"/>
                <w:szCs w:val="18"/>
              </w:rPr>
              <w:t>92</w:t>
            </w:r>
          </w:p>
        </w:tc>
        <w:tc>
          <w:tcPr>
            <w:tcW w:w="1984" w:type="dxa"/>
            <w:tcBorders>
              <w:top w:val="single" w:sz="2" w:space="0" w:color="999999"/>
              <w:left w:val="single" w:sz="2" w:space="0" w:color="999999"/>
              <w:bottom w:val="single" w:sz="2" w:space="0" w:color="999999"/>
              <w:right w:val="single" w:sz="2" w:space="0" w:color="999999"/>
            </w:tcBorders>
            <w:vAlign w:val="center"/>
          </w:tcPr>
          <w:p w14:paraId="40F2BF37" w14:textId="77777777" w:rsidR="001A5B29" w:rsidRPr="00DE3DBA" w:rsidRDefault="001A5B29" w:rsidP="001A5B29">
            <w:pPr>
              <w:jc w:val="center"/>
              <w:rPr>
                <w:sz w:val="18"/>
                <w:szCs w:val="18"/>
              </w:rPr>
            </w:pPr>
            <w:r>
              <w:rPr>
                <w:sz w:val="18"/>
                <w:szCs w:val="18"/>
              </w:rPr>
              <w:t>424</w:t>
            </w:r>
          </w:p>
        </w:tc>
        <w:tc>
          <w:tcPr>
            <w:tcW w:w="1980" w:type="dxa"/>
            <w:tcBorders>
              <w:top w:val="single" w:sz="2" w:space="0" w:color="999999"/>
              <w:left w:val="single" w:sz="2" w:space="0" w:color="999999"/>
              <w:bottom w:val="single" w:sz="2" w:space="0" w:color="999999"/>
              <w:right w:val="single" w:sz="2" w:space="0" w:color="999999"/>
            </w:tcBorders>
            <w:vAlign w:val="center"/>
          </w:tcPr>
          <w:p w14:paraId="3B9E8AC8" w14:textId="77777777" w:rsidR="001A5B29" w:rsidRPr="00DE3DBA" w:rsidRDefault="001A5B29" w:rsidP="001A5B29">
            <w:pPr>
              <w:jc w:val="center"/>
              <w:rPr>
                <w:sz w:val="18"/>
                <w:szCs w:val="18"/>
              </w:rPr>
            </w:pPr>
            <w:r>
              <w:rPr>
                <w:sz w:val="18"/>
                <w:szCs w:val="18"/>
              </w:rPr>
              <w:t>87,7</w:t>
            </w:r>
          </w:p>
        </w:tc>
      </w:tr>
      <w:tr w:rsidR="001A5B29" w:rsidRPr="00DE3DBA" w14:paraId="24E1EF68"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23342078" w14:textId="77777777" w:rsidR="001A5B29" w:rsidRPr="00DE3DBA" w:rsidRDefault="001A5B29" w:rsidP="001A5B29">
            <w:r>
              <w:rPr>
                <w:sz w:val="18"/>
                <w:szCs w:val="18"/>
              </w:rPr>
              <w:t>Alberta</w:t>
            </w:r>
          </w:p>
        </w:tc>
        <w:tc>
          <w:tcPr>
            <w:tcW w:w="1199" w:type="dxa"/>
            <w:tcBorders>
              <w:top w:val="single" w:sz="2" w:space="0" w:color="999999"/>
              <w:left w:val="single" w:sz="2" w:space="0" w:color="999999"/>
              <w:bottom w:val="single" w:sz="2" w:space="0" w:color="999999"/>
              <w:right w:val="single" w:sz="2" w:space="0" w:color="999999"/>
            </w:tcBorders>
            <w:vAlign w:val="center"/>
          </w:tcPr>
          <w:p w14:paraId="21CE6CE5" w14:textId="77777777" w:rsidR="001A5B29" w:rsidRPr="00DE3DBA" w:rsidRDefault="001A5B29" w:rsidP="001A5B29">
            <w:pPr>
              <w:jc w:val="center"/>
            </w:pPr>
            <w:r>
              <w:rPr>
                <w:sz w:val="18"/>
                <w:szCs w:val="18"/>
              </w:rPr>
              <w:t>318</w:t>
            </w:r>
          </w:p>
        </w:tc>
        <w:tc>
          <w:tcPr>
            <w:tcW w:w="1199" w:type="dxa"/>
            <w:tcBorders>
              <w:top w:val="single" w:sz="2" w:space="0" w:color="999999"/>
              <w:left w:val="single" w:sz="2" w:space="0" w:color="999999"/>
              <w:bottom w:val="single" w:sz="2" w:space="0" w:color="999999"/>
              <w:right w:val="single" w:sz="2" w:space="0" w:color="999999"/>
            </w:tcBorders>
            <w:vAlign w:val="center"/>
          </w:tcPr>
          <w:p w14:paraId="073443BE" w14:textId="77777777" w:rsidR="001A5B29" w:rsidRPr="00DE3DBA" w:rsidRDefault="001A5B29" w:rsidP="001A5B29">
            <w:pPr>
              <w:jc w:val="center"/>
            </w:pPr>
            <w:r>
              <w:rPr>
                <w:sz w:val="18"/>
                <w:szCs w:val="18"/>
              </w:rPr>
              <w:t>2</w:t>
            </w:r>
          </w:p>
        </w:tc>
        <w:tc>
          <w:tcPr>
            <w:tcW w:w="1984" w:type="dxa"/>
            <w:tcBorders>
              <w:top w:val="single" w:sz="2" w:space="0" w:color="999999"/>
              <w:left w:val="single" w:sz="2" w:space="0" w:color="999999"/>
              <w:bottom w:val="single" w:sz="2" w:space="0" w:color="999999"/>
              <w:right w:val="single" w:sz="2" w:space="0" w:color="999999"/>
            </w:tcBorders>
            <w:vAlign w:val="center"/>
          </w:tcPr>
          <w:p w14:paraId="7B178C7D" w14:textId="77777777" w:rsidR="001A5B29" w:rsidRPr="00DE3DBA" w:rsidRDefault="001A5B29" w:rsidP="001A5B29">
            <w:pPr>
              <w:jc w:val="center"/>
              <w:rPr>
                <w:sz w:val="18"/>
                <w:szCs w:val="18"/>
              </w:rPr>
            </w:pPr>
            <w:r>
              <w:rPr>
                <w:sz w:val="18"/>
                <w:szCs w:val="18"/>
              </w:rPr>
              <w:t>206</w:t>
            </w:r>
          </w:p>
        </w:tc>
        <w:tc>
          <w:tcPr>
            <w:tcW w:w="1980" w:type="dxa"/>
            <w:tcBorders>
              <w:top w:val="single" w:sz="2" w:space="0" w:color="999999"/>
              <w:left w:val="single" w:sz="2" w:space="0" w:color="999999"/>
              <w:bottom w:val="single" w:sz="2" w:space="0" w:color="999999"/>
              <w:right w:val="single" w:sz="2" w:space="0" w:color="999999"/>
            </w:tcBorders>
            <w:vAlign w:val="center"/>
          </w:tcPr>
          <w:p w14:paraId="517587A7" w14:textId="77777777" w:rsidR="001A5B29" w:rsidRPr="00DE3DBA" w:rsidRDefault="001A5B29" w:rsidP="001A5B29">
            <w:pPr>
              <w:jc w:val="center"/>
              <w:rPr>
                <w:sz w:val="18"/>
                <w:szCs w:val="18"/>
              </w:rPr>
            </w:pPr>
            <w:r>
              <w:rPr>
                <w:sz w:val="18"/>
                <w:szCs w:val="18"/>
              </w:rPr>
              <w:t>92,2</w:t>
            </w:r>
          </w:p>
        </w:tc>
      </w:tr>
      <w:tr w:rsidR="001A5B29" w:rsidRPr="00DE3DBA" w14:paraId="48008FD8"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0AAA252D" w14:textId="77777777" w:rsidR="001A5B29" w:rsidRPr="00DE3DBA" w:rsidRDefault="001A5B29" w:rsidP="001A5B29">
            <w:r>
              <w:rPr>
                <w:sz w:val="18"/>
                <w:szCs w:val="18"/>
              </w:rPr>
              <w:t>Québec</w:t>
            </w:r>
          </w:p>
        </w:tc>
        <w:tc>
          <w:tcPr>
            <w:tcW w:w="1199" w:type="dxa"/>
            <w:tcBorders>
              <w:top w:val="single" w:sz="2" w:space="0" w:color="999999"/>
              <w:left w:val="single" w:sz="2" w:space="0" w:color="999999"/>
              <w:bottom w:val="single" w:sz="2" w:space="0" w:color="999999"/>
              <w:right w:val="single" w:sz="2" w:space="0" w:color="999999"/>
            </w:tcBorders>
            <w:vAlign w:val="center"/>
          </w:tcPr>
          <w:p w14:paraId="3C60F242" w14:textId="77777777" w:rsidR="001A5B29" w:rsidRPr="00DE3DBA" w:rsidRDefault="001A5B29" w:rsidP="001A5B29">
            <w:pPr>
              <w:jc w:val="center"/>
            </w:pPr>
            <w:r>
              <w:rPr>
                <w:sz w:val="18"/>
                <w:szCs w:val="18"/>
              </w:rPr>
              <w:t>210</w:t>
            </w:r>
          </w:p>
        </w:tc>
        <w:tc>
          <w:tcPr>
            <w:tcW w:w="1199" w:type="dxa"/>
            <w:tcBorders>
              <w:top w:val="single" w:sz="2" w:space="0" w:color="999999"/>
              <w:left w:val="single" w:sz="2" w:space="0" w:color="999999"/>
              <w:bottom w:val="single" w:sz="2" w:space="0" w:color="999999"/>
              <w:right w:val="single" w:sz="2" w:space="0" w:color="999999"/>
            </w:tcBorders>
            <w:vAlign w:val="center"/>
          </w:tcPr>
          <w:p w14:paraId="6E3AAFAE" w14:textId="77777777" w:rsidR="001A5B29" w:rsidRPr="00DE3DBA" w:rsidRDefault="001A5B29" w:rsidP="001A5B29">
            <w:pPr>
              <w:jc w:val="center"/>
            </w:pPr>
            <w:r>
              <w:rPr>
                <w:sz w:val="18"/>
                <w:szCs w:val="18"/>
              </w:rPr>
              <w:t>6</w:t>
            </w:r>
          </w:p>
        </w:tc>
        <w:tc>
          <w:tcPr>
            <w:tcW w:w="1984" w:type="dxa"/>
            <w:tcBorders>
              <w:top w:val="single" w:sz="2" w:space="0" w:color="999999"/>
              <w:left w:val="single" w:sz="2" w:space="0" w:color="999999"/>
              <w:bottom w:val="single" w:sz="2" w:space="0" w:color="999999"/>
              <w:right w:val="single" w:sz="2" w:space="0" w:color="999999"/>
            </w:tcBorders>
            <w:vAlign w:val="center"/>
          </w:tcPr>
          <w:p w14:paraId="5C72A104" w14:textId="77777777" w:rsidR="001A5B29" w:rsidRPr="00DE3DBA" w:rsidRDefault="001A5B29" w:rsidP="001A5B29">
            <w:pPr>
              <w:jc w:val="center"/>
              <w:rPr>
                <w:sz w:val="18"/>
                <w:szCs w:val="18"/>
              </w:rPr>
            </w:pPr>
            <w:r>
              <w:rPr>
                <w:sz w:val="18"/>
                <w:szCs w:val="18"/>
              </w:rPr>
              <w:t>136</w:t>
            </w:r>
          </w:p>
        </w:tc>
        <w:tc>
          <w:tcPr>
            <w:tcW w:w="1980" w:type="dxa"/>
            <w:tcBorders>
              <w:top w:val="single" w:sz="2" w:space="0" w:color="999999"/>
              <w:left w:val="single" w:sz="2" w:space="0" w:color="999999"/>
              <w:bottom w:val="single" w:sz="2" w:space="0" w:color="999999"/>
              <w:right w:val="single" w:sz="2" w:space="0" w:color="999999"/>
            </w:tcBorders>
            <w:vAlign w:val="center"/>
          </w:tcPr>
          <w:p w14:paraId="34980B91" w14:textId="77777777" w:rsidR="001A5B29" w:rsidRPr="00DE3DBA" w:rsidRDefault="001A5B29" w:rsidP="001A5B29">
            <w:pPr>
              <w:jc w:val="center"/>
              <w:rPr>
                <w:sz w:val="18"/>
                <w:szCs w:val="18"/>
              </w:rPr>
            </w:pPr>
            <w:r>
              <w:rPr>
                <w:sz w:val="18"/>
                <w:szCs w:val="18"/>
              </w:rPr>
              <w:t>91,9</w:t>
            </w:r>
          </w:p>
        </w:tc>
      </w:tr>
      <w:tr w:rsidR="001A5B29" w:rsidRPr="00DE3DBA" w14:paraId="7057E8A4"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589B26F6" w14:textId="77777777" w:rsidR="001A5B29" w:rsidRPr="00DE3DBA" w:rsidRDefault="001A5B29" w:rsidP="001A5B29">
            <w:r>
              <w:rPr>
                <w:sz w:val="18"/>
                <w:szCs w:val="18"/>
              </w:rPr>
              <w:t>Autres provinces et territoires</w:t>
            </w:r>
          </w:p>
        </w:tc>
        <w:tc>
          <w:tcPr>
            <w:tcW w:w="1199" w:type="dxa"/>
            <w:tcBorders>
              <w:top w:val="single" w:sz="2" w:space="0" w:color="999999"/>
              <w:left w:val="single" w:sz="2" w:space="0" w:color="999999"/>
              <w:bottom w:val="single" w:sz="2" w:space="0" w:color="999999"/>
              <w:right w:val="single" w:sz="2" w:space="0" w:color="999999"/>
            </w:tcBorders>
            <w:vAlign w:val="center"/>
          </w:tcPr>
          <w:p w14:paraId="53328EDF" w14:textId="77777777" w:rsidR="001A5B29" w:rsidRPr="00DE3DBA" w:rsidRDefault="001A5B29" w:rsidP="001A5B29">
            <w:pPr>
              <w:jc w:val="center"/>
            </w:pPr>
            <w:r>
              <w:rPr>
                <w:sz w:val="18"/>
                <w:szCs w:val="18"/>
              </w:rPr>
              <w:t>117</w:t>
            </w:r>
          </w:p>
        </w:tc>
        <w:tc>
          <w:tcPr>
            <w:tcW w:w="1199" w:type="dxa"/>
            <w:tcBorders>
              <w:top w:val="single" w:sz="2" w:space="0" w:color="999999"/>
              <w:left w:val="single" w:sz="2" w:space="0" w:color="999999"/>
              <w:bottom w:val="single" w:sz="2" w:space="0" w:color="999999"/>
              <w:right w:val="single" w:sz="2" w:space="0" w:color="999999"/>
            </w:tcBorders>
            <w:vAlign w:val="center"/>
          </w:tcPr>
          <w:p w14:paraId="559FE33E" w14:textId="77777777" w:rsidR="001A5B29" w:rsidRPr="00DE3DBA" w:rsidRDefault="001A5B29" w:rsidP="001A5B29">
            <w:pPr>
              <w:jc w:val="center"/>
            </w:pPr>
            <w:r>
              <w:rPr>
                <w:sz w:val="18"/>
                <w:szCs w:val="18"/>
              </w:rPr>
              <w:t>8</w:t>
            </w:r>
          </w:p>
        </w:tc>
        <w:tc>
          <w:tcPr>
            <w:tcW w:w="1984" w:type="dxa"/>
            <w:tcBorders>
              <w:top w:val="single" w:sz="2" w:space="0" w:color="999999"/>
              <w:left w:val="single" w:sz="2" w:space="0" w:color="999999"/>
              <w:bottom w:val="single" w:sz="2" w:space="0" w:color="999999"/>
              <w:right w:val="single" w:sz="2" w:space="0" w:color="999999"/>
            </w:tcBorders>
            <w:vAlign w:val="center"/>
          </w:tcPr>
          <w:p w14:paraId="71DDA061" w14:textId="77777777" w:rsidR="001A5B29" w:rsidRPr="00DE3DBA" w:rsidRDefault="001A5B29" w:rsidP="001A5B29">
            <w:pPr>
              <w:jc w:val="center"/>
              <w:rPr>
                <w:sz w:val="18"/>
                <w:szCs w:val="18"/>
              </w:rPr>
            </w:pPr>
            <w:r>
              <w:rPr>
                <w:sz w:val="18"/>
                <w:szCs w:val="18"/>
              </w:rPr>
              <w:t>30</w:t>
            </w:r>
          </w:p>
        </w:tc>
        <w:tc>
          <w:tcPr>
            <w:tcW w:w="1980" w:type="dxa"/>
            <w:tcBorders>
              <w:top w:val="single" w:sz="2" w:space="0" w:color="999999"/>
              <w:left w:val="single" w:sz="2" w:space="0" w:color="999999"/>
              <w:bottom w:val="single" w:sz="2" w:space="0" w:color="999999"/>
              <w:right w:val="single" w:sz="2" w:space="0" w:color="999999"/>
            </w:tcBorders>
            <w:vAlign w:val="center"/>
          </w:tcPr>
          <w:p w14:paraId="5E5EA7CA" w14:textId="77777777" w:rsidR="001A5B29" w:rsidRPr="00DE3DBA" w:rsidRDefault="001A5B29" w:rsidP="001A5B29">
            <w:pPr>
              <w:jc w:val="center"/>
              <w:rPr>
                <w:sz w:val="18"/>
                <w:szCs w:val="18"/>
              </w:rPr>
            </w:pPr>
            <w:r>
              <w:rPr>
                <w:sz w:val="18"/>
                <w:szCs w:val="18"/>
              </w:rPr>
              <w:t>83,3</w:t>
            </w:r>
          </w:p>
        </w:tc>
      </w:tr>
      <w:tr w:rsidR="001A5B29" w:rsidRPr="00DE3DBA" w14:paraId="2A8626BA" w14:textId="77777777" w:rsidTr="00B624A8">
        <w:tc>
          <w:tcPr>
            <w:tcW w:w="2998" w:type="dxa"/>
            <w:tcBorders>
              <w:top w:val="single" w:sz="2" w:space="0" w:color="999999"/>
              <w:left w:val="single" w:sz="2" w:space="0" w:color="999999"/>
              <w:bottom w:val="single" w:sz="2" w:space="0" w:color="999999"/>
              <w:right w:val="single" w:sz="2" w:space="0" w:color="999999"/>
            </w:tcBorders>
            <w:vAlign w:val="center"/>
          </w:tcPr>
          <w:p w14:paraId="7784C9DF" w14:textId="77777777" w:rsidR="001A5B29" w:rsidRPr="00DE3DBA" w:rsidRDefault="001A5B29" w:rsidP="001A5B29">
            <w:r>
              <w:rPr>
                <w:b/>
                <w:bCs/>
                <w:sz w:val="18"/>
                <w:szCs w:val="18"/>
              </w:rPr>
              <w:t>Total</w:t>
            </w:r>
          </w:p>
        </w:tc>
        <w:tc>
          <w:tcPr>
            <w:tcW w:w="1199" w:type="dxa"/>
            <w:tcBorders>
              <w:top w:val="single" w:sz="2" w:space="0" w:color="999999"/>
              <w:left w:val="single" w:sz="2" w:space="0" w:color="999999"/>
              <w:bottom w:val="single" w:sz="2" w:space="0" w:color="999999"/>
              <w:right w:val="single" w:sz="2" w:space="0" w:color="999999"/>
            </w:tcBorders>
          </w:tcPr>
          <w:p w14:paraId="3C41583D" w14:textId="77777777" w:rsidR="001A5B29" w:rsidRPr="00DE3DBA" w:rsidRDefault="001A5B29" w:rsidP="001A5B29">
            <w:pPr>
              <w:jc w:val="center"/>
              <w:rPr>
                <w:sz w:val="18"/>
                <w:szCs w:val="18"/>
              </w:rPr>
            </w:pPr>
            <w:r>
              <w:rPr>
                <w:sz w:val="18"/>
                <w:szCs w:val="18"/>
              </w:rPr>
              <w:t>4 503</w:t>
            </w:r>
          </w:p>
        </w:tc>
        <w:tc>
          <w:tcPr>
            <w:tcW w:w="1199" w:type="dxa"/>
            <w:tcBorders>
              <w:top w:val="single" w:sz="2" w:space="0" w:color="999999"/>
              <w:left w:val="single" w:sz="2" w:space="0" w:color="999999"/>
              <w:bottom w:val="single" w:sz="2" w:space="0" w:color="999999"/>
              <w:right w:val="single" w:sz="2" w:space="0" w:color="999999"/>
            </w:tcBorders>
          </w:tcPr>
          <w:p w14:paraId="31E2E91D" w14:textId="77777777" w:rsidR="001A5B29" w:rsidRPr="00DE3DBA" w:rsidRDefault="001A5B29" w:rsidP="001A5B29">
            <w:pPr>
              <w:jc w:val="center"/>
              <w:rPr>
                <w:sz w:val="18"/>
                <w:szCs w:val="18"/>
              </w:rPr>
            </w:pPr>
            <w:r>
              <w:rPr>
                <w:sz w:val="18"/>
                <w:szCs w:val="18"/>
              </w:rPr>
              <w:t>1 132</w:t>
            </w:r>
          </w:p>
        </w:tc>
        <w:tc>
          <w:tcPr>
            <w:tcW w:w="1984" w:type="dxa"/>
            <w:tcBorders>
              <w:top w:val="single" w:sz="2" w:space="0" w:color="999999"/>
              <w:left w:val="single" w:sz="2" w:space="0" w:color="999999"/>
              <w:bottom w:val="single" w:sz="2" w:space="0" w:color="999999"/>
              <w:right w:val="single" w:sz="2" w:space="0" w:color="999999"/>
            </w:tcBorders>
          </w:tcPr>
          <w:p w14:paraId="6915C5EA" w14:textId="77777777" w:rsidR="001A5B29" w:rsidRPr="00DE3DBA" w:rsidRDefault="001A5B29" w:rsidP="001A5B29">
            <w:pPr>
              <w:jc w:val="center"/>
              <w:rPr>
                <w:sz w:val="18"/>
                <w:szCs w:val="18"/>
              </w:rPr>
            </w:pPr>
            <w:r>
              <w:rPr>
                <w:sz w:val="18"/>
                <w:szCs w:val="18"/>
              </w:rPr>
              <w:t>2 027</w:t>
            </w:r>
          </w:p>
        </w:tc>
        <w:tc>
          <w:tcPr>
            <w:tcW w:w="1980" w:type="dxa"/>
            <w:tcBorders>
              <w:top w:val="single" w:sz="2" w:space="0" w:color="999999"/>
              <w:left w:val="single" w:sz="2" w:space="0" w:color="999999"/>
              <w:bottom w:val="single" w:sz="2" w:space="0" w:color="999999"/>
              <w:right w:val="single" w:sz="2" w:space="0" w:color="999999"/>
            </w:tcBorders>
          </w:tcPr>
          <w:p w14:paraId="03568DAF" w14:textId="77777777" w:rsidR="001A5B29" w:rsidRPr="00DE3DBA" w:rsidRDefault="001A5B29" w:rsidP="001A5B29">
            <w:pPr>
              <w:jc w:val="center"/>
              <w:rPr>
                <w:sz w:val="18"/>
                <w:szCs w:val="18"/>
              </w:rPr>
            </w:pPr>
            <w:r>
              <w:rPr>
                <w:sz w:val="18"/>
                <w:szCs w:val="18"/>
              </w:rPr>
              <w:t>86,1</w:t>
            </w:r>
          </w:p>
        </w:tc>
      </w:tr>
    </w:tbl>
    <w:p w14:paraId="7788713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486CBF19" w14:textId="77777777" w:rsidR="0072088D" w:rsidRDefault="0072088D">
      <w:pPr>
        <w:pStyle w:val="Lecturetableau"/>
        <w:keepNext/>
        <w:rPr>
          <w:b/>
          <w:color w:val="auto"/>
          <w:lang w:val="fr-CA"/>
        </w:rPr>
      </w:pPr>
    </w:p>
    <w:p w14:paraId="0EEBF3D5" w14:textId="77777777" w:rsidR="0072088D" w:rsidRDefault="0072088D">
      <w:pPr>
        <w:pStyle w:val="Lecturetableau"/>
        <w:keepNext/>
        <w:spacing w:line="360" w:lineRule="auto"/>
        <w:rPr>
          <w:color w:val="auto"/>
          <w:lang w:val="fr-CA"/>
        </w:rPr>
      </w:pPr>
    </w:p>
    <w:p w14:paraId="0CF5EC60" w14:textId="77777777" w:rsidR="0072088D" w:rsidRDefault="00B624A8">
      <w:pPr>
        <w:pStyle w:val="Lecturetableau"/>
        <w:spacing w:line="360" w:lineRule="auto"/>
        <w:rPr>
          <w:color w:val="auto"/>
          <w:lang w:val="fr-CA"/>
        </w:rPr>
      </w:pPr>
      <w:r>
        <w:rPr>
          <w:color w:val="auto"/>
          <w:lang w:val="fr-CA"/>
        </w:rPr>
        <w:t xml:space="preserve">Le tableau distingue trois quantités qui ne doivent pas être confondues, soit le nombre total de sites sur réserve, le nombre de sites associés au groupe FNLM et le nombre de sites possédant une classification informative. La Colombie-Britannique concentre 1 578 des 4 503 sites sur réserve (35,0 %) et 643 des 1 132 sites FNLM (56,8 %). Le déséquilibre est suffisamment important pour qu’une analyse distincte de cette province soit présentée. La colonne « Priorité » est calculée uniquement parmi les 2 027 sites classés sur réserve. Elle ne mesure donc ni la fréquence de la contamination dans une province ni la part de tous les terrains nécessitant une intervention. Par exemple, la Saskatchewan affiche un taux de 69,3 %, mais seulement 153 de ses 818 sites sur réserve possèdent une classification informative. Les écarts entre provinces doivent ainsi être lus conjointement avec la couverture de la variable </w:t>
      </w:r>
      <w:r>
        <w:rPr>
          <w:i/>
          <w:iCs/>
          <w:color w:val="auto"/>
          <w:lang w:val="fr-CA"/>
        </w:rPr>
        <w:t xml:space="preserve">class, </w:t>
      </w:r>
      <w:r>
        <w:rPr>
          <w:color w:val="auto"/>
          <w:lang w:val="fr-CA"/>
        </w:rPr>
        <w:t>dont la signification est discutée plus loin.</w:t>
      </w:r>
    </w:p>
    <w:p w14:paraId="5179E8FA" w14:textId="77777777" w:rsidR="0072088D" w:rsidRDefault="0072088D">
      <w:pPr>
        <w:pStyle w:val="Lecturetableau"/>
        <w:spacing w:line="360" w:lineRule="auto"/>
        <w:rPr>
          <w:color w:val="auto"/>
          <w:lang w:val="fr-CA"/>
        </w:rPr>
      </w:pPr>
    </w:p>
    <w:p w14:paraId="4CEBB14F" w14:textId="77777777" w:rsidR="00735666" w:rsidRDefault="00735666" w:rsidP="00735666">
      <w:pPr>
        <w:pStyle w:val="Lgendefigure"/>
        <w:keepLines/>
        <w:spacing w:after="100"/>
        <w:jc w:val="center"/>
        <w:rPr>
          <w:sz w:val="24"/>
          <w:szCs w:val="24"/>
          <w:lang w:val="fr-CA"/>
        </w:rPr>
      </w:pPr>
      <w:r>
        <w:rPr>
          <w:sz w:val="24"/>
          <w:szCs w:val="24"/>
          <w:lang w:val="fr-CA"/>
        </w:rPr>
        <w:lastRenderedPageBreak/>
        <w:t xml:space="preserve">Figure 3.1 : Répartition des sites recensés au FCSI dans les six provinces comptant le plus de sites sur réserve. </w:t>
      </w:r>
    </w:p>
    <w:p w14:paraId="08FE1286"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6194499" w14:textId="77777777" w:rsidR="0072088D" w:rsidRDefault="0072088D">
      <w:pPr>
        <w:pStyle w:val="Lecturetableau"/>
        <w:spacing w:line="360" w:lineRule="auto"/>
        <w:rPr>
          <w:color w:val="auto"/>
          <w:lang w:val="fr-CA"/>
        </w:rPr>
      </w:pPr>
    </w:p>
    <w:p w14:paraId="6269519C" w14:textId="77777777" w:rsidR="0089432F" w:rsidRPr="00DE3DBA" w:rsidRDefault="00B624A8">
      <w:pPr>
        <w:keepNext/>
        <w:spacing w:after="40"/>
        <w:jc w:val="center"/>
      </w:pPr>
      <w:r>
        <w:rPr>
          <w:noProof/>
        </w:rPr>
        <w:drawing>
          <wp:inline distT="0" distB="0" distL="0" distR="0" wp14:anchorId="01480B48" wp14:editId="43E5737E">
            <wp:extent cx="5669280" cy="3246755"/>
            <wp:effectExtent l="0" t="0" r="0" b="0"/>
            <wp:docPr id="2" name="Picture 1619379866" descr="Diagramme en barres des sites sur réserve recensés au FCSI par province, ventilés entre le groupe FNLM et les autres réserves." title="Sites sur réserve par provi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19379866" descr="Diagramme à barres horizontales empilées montrant le nombre de sites contaminés sur réserve par province, répartis entre les sites sous FNLM et sans FNLM." title="Figure 3.1 - Répartition des sites contaminés sur réserve par province"/>
                    <pic:cNvPicPr>
                      <a:picLocks noChangeAspect="1" noChangeArrowheads="1"/>
                    </pic:cNvPicPr>
                  </pic:nvPicPr>
                  <pic:blipFill>
                    <a:blip r:embed="rId8"/>
                    <a:stretch>
                      <a:fillRect/>
                    </a:stretch>
                  </pic:blipFill>
                  <pic:spPr bwMode="auto">
                    <a:xfrm>
                      <a:off x="0" y="0"/>
                      <a:ext cx="5669280" cy="3246755"/>
                    </a:xfrm>
                    <a:prstGeom prst="rect">
                      <a:avLst/>
                    </a:prstGeom>
                    <a:noFill/>
                  </pic:spPr>
                </pic:pic>
              </a:graphicData>
            </a:graphic>
          </wp:inline>
        </w:drawing>
      </w:r>
    </w:p>
    <w:p w14:paraId="7D6CB811" w14:textId="77777777" w:rsidR="00436C4F" w:rsidRPr="00DE3DBA" w:rsidRDefault="00436C4F">
      <w:pPr>
        <w:keepLines/>
        <w:spacing w:after="100"/>
        <w:jc w:val="center"/>
        <w:rPr>
          <w:lang w:val="fr-CA"/>
        </w:rPr>
      </w:pPr>
    </w:p>
    <w:p w14:paraId="4EDE61AE" w14:textId="77777777" w:rsidR="0089432F" w:rsidRPr="00DE3DBA" w:rsidRDefault="00735666">
      <w:pPr>
        <w:jc w:val="both"/>
        <w:rPr>
          <w:lang w:val="fr-CA"/>
        </w:rPr>
      </w:pPr>
      <w:r>
        <w:rPr>
          <w:bCs/>
          <w:lang w:val="fr-CA"/>
        </w:rPr>
        <w:t xml:space="preserve">Le tableau et la figure font ressortir deux variations. Le statut FNLM est très inégalement réparti : 40,7 % des sites sur réserve de la Colombie-Britannique relèvent d’une Nation FNLM, contre 29,0 % au Manitoba, 20,2 % en Saskatchewan, 2,9 % au Québec et 0,6 % en Alberta. La part de sites </w:t>
      </w:r>
      <w:r>
        <w:rPr>
          <w:bCs/>
          <w:i/>
          <w:iCs/>
          <w:lang w:val="fr-CA"/>
        </w:rPr>
        <w:t>class</w:t>
      </w:r>
      <w:r>
        <w:rPr>
          <w:bCs/>
          <w:lang w:val="fr-CA"/>
        </w:rPr>
        <w:t xml:space="preserve">és priorité d’action varie elle aussi, de 69,3 % en Saskatchewan à 92,2 % en Alberta, sans qu’il s’agisse de taux de contamination. Ces deux variations peuvent tenir à l’héritage industriel, aux pratiques de recensement ou aux normes de </w:t>
      </w:r>
      <w:r>
        <w:rPr>
          <w:bCs/>
          <w:i/>
          <w:iCs/>
          <w:lang w:val="fr-CA"/>
        </w:rPr>
        <w:t>class</w:t>
      </w:r>
      <w:r>
        <w:rPr>
          <w:bCs/>
          <w:lang w:val="fr-CA"/>
        </w:rPr>
        <w:t>ification propres à chaque province, et elles se confondraient avec l’écart FNLM sans contrôle géographique. Les effets fixes provinciaux comparent donc les catégories de sites à l’intérieur d’une même province, sans éliminer les différences non observées entre Nations ni entre sites.</w:t>
      </w:r>
    </w:p>
    <w:p w14:paraId="445633A4" w14:textId="77777777" w:rsidR="0089432F" w:rsidRPr="00DE3DBA" w:rsidRDefault="0089432F">
      <w:pPr>
        <w:jc w:val="both"/>
        <w:rPr>
          <w:lang w:val="fr-CA"/>
        </w:rPr>
      </w:pPr>
    </w:p>
    <w:p w14:paraId="3A07F5D7" w14:textId="77777777" w:rsidR="0089432F" w:rsidRPr="00DE3DBA" w:rsidRDefault="00B624A8">
      <w:pPr>
        <w:pStyle w:val="Heading2"/>
        <w:keepNext/>
        <w:keepLines/>
        <w:rPr>
          <w:lang w:val="fr-CA"/>
        </w:rPr>
      </w:pPr>
      <w:bookmarkStart w:id="55" w:name="_Toc231927716"/>
      <w:bookmarkStart w:id="56" w:name="_Toc235283007"/>
      <w:bookmarkStart w:id="57" w:name="_Toc239784755"/>
      <w:r>
        <w:rPr>
          <w:lang w:val="fr-CA"/>
        </w:rPr>
        <w:lastRenderedPageBreak/>
        <w:t>3.2 Construction de l’indicateur FNLM</w:t>
      </w:r>
      <w:bookmarkEnd w:id="55"/>
      <w:bookmarkEnd w:id="56"/>
      <w:bookmarkEnd w:id="57"/>
    </w:p>
    <w:p w14:paraId="5E6F1C16" w14:textId="77777777" w:rsidR="00153BA2" w:rsidRPr="00DE3DBA" w:rsidRDefault="00153BA2" w:rsidP="00153BA2">
      <w:pPr>
        <w:jc w:val="both"/>
        <w:rPr>
          <w:lang w:val="fr-CA"/>
        </w:rPr>
      </w:pPr>
      <w:r>
        <w:rPr>
          <w:lang w:val="fr-CA"/>
        </w:rPr>
        <w:t>La construction de l’indicateur de statut sous le FNLM est le principal apport méthodologique de ce projet. En suivant l’approche décrite par Feir, Jones et Scoones (2024, p. 298), qui construisent un indicateur temporel d’adoption institutionnelle à partir des règlements publiés par les Premières Nations, nous assemblons un indicateur en coupe transversale à partir de la liste officielle la plus complète et la plus à jour disponible, celle du LABRC. Ce choix découle de deux contraintes des données publiques. D’une part, la liste du LABRC ne documente pas les dates d’adoption des codes fonciers qu’exigerait un indicateur temporel. L’annexe 2 de la Loi sur la gestion des terres des premières nations permet toutefois d’en dater la majorité, ce que les sections 4.8.4 et 4.8.5 exploitent. D’autre part, aucun identifiant commun ne relie le FCSI aux listes FNLM. L’appariement doit donc se fonder sur les noms et les numéros de bande.</w:t>
      </w:r>
    </w:p>
    <w:p w14:paraId="67954FCE" w14:textId="77777777" w:rsidR="00153BA2" w:rsidRPr="00DE3DBA" w:rsidRDefault="00153BA2" w:rsidP="00153BA2">
      <w:pPr>
        <w:jc w:val="both"/>
        <w:rPr>
          <w:lang w:val="fr-CA"/>
        </w:rPr>
      </w:pPr>
      <w:r>
        <w:rPr>
          <w:lang w:val="fr-CA"/>
        </w:rPr>
        <w:t>La liste du LABRC recense 223 Premières Nations signataires du Framework Agreement, réparties selon leur statut, soit opérationnelles (127), en développement actif (45), en développement à court terme mais inactives (2), ayant voté pour devenir inactives (10), inactives (34) et passées à l’autonomie gouvernementale complète (4). Or la somme de ces effectifs s’établit à 222, soit une unité de moins que le total de 223 affiché par le LABRC. Cette différence provient de la source elle-même et demeure sans incidence sur l’analyse, qui ne repose que sur les catégories retenues. L’analyse principale retient les nations opérationnelles et écarte Sliammon/Tla’amin, Tsawwassen, Westbank et Whitecap. Anciennement opérationnelles sous le FNLM, ces quatre nations relèvent désormais d’un régime institutionnel distinct. Leur autonomie gouvernementale remplace le cadre du Framework Agreement. Les regrouper avec les nations opérationnelles mêlerait donc deux statuts juridiques différents. Quarante-sept sites sont ainsi retirés de l’échantillon analytique.</w:t>
      </w:r>
    </w:p>
    <w:p w14:paraId="66238D8A" w14:textId="77777777" w:rsidR="00153BA2" w:rsidRPr="00DE3DBA" w:rsidRDefault="00153BA2" w:rsidP="00153BA2">
      <w:pPr>
        <w:jc w:val="both"/>
        <w:rPr>
          <w:lang w:val="fr-CA"/>
        </w:rPr>
      </w:pPr>
      <w:r>
        <w:rPr>
          <w:lang w:val="fr-CA"/>
        </w:rPr>
        <w:t xml:space="preserve">Le principal défi technique tient à l’absence d’identifiant partagé. Aucun champ du FCSI n’est dédié au numéro de bande, mais le champ </w:t>
      </w:r>
      <w:r>
        <w:rPr>
          <w:i/>
          <w:iCs/>
          <w:lang w:val="fr-CA"/>
        </w:rPr>
        <w:t>sitename</w:t>
      </w:r>
      <w:r>
        <w:rPr>
          <w:lang w:val="fr-CA"/>
        </w:rPr>
        <w:t xml:space="preserve"> suit un format structuré de la forme « NuméroBande - NomBande - NuméroRéserve - NOM RÉSERVE - IdentifiantSite ». Ce numéro y est extrait pour 4 318 des 4 503 sites sur réserve, soit 95,9 %. Les 185 sites restants ne présentent pas la structure attendue. Pour ceux-là, la procédure ne dispose d’aucun nom de bande isolé et compare le libellé complet du </w:t>
        <w:lastRenderedPageBreak/>
        <w:t>site à la liste des nations, ce qui explique les faux positifs relevés plus bas et justifie l’exigence de mots entiers. Les noms de bande sont ensuite normalisés en minuscules, sans accents, apostrophes ni tirets, afin de reconnaître les différentes graphies d’une même nation. L’appariement repose sur quatre règles appliquées dans un ordre fixe, de la preuve la plus forte à la plus faible. Chaque site est soumis à ces règles l’une après l’autre, et la première qui aboutit fixe le résultat.</w:t>
      </w:r>
    </w:p>
    <w:p w14:paraId="7CF9E310" w14:textId="77777777" w:rsidR="00E2414C" w:rsidRPr="00DE3DBA" w:rsidRDefault="00E2414C" w:rsidP="00E2414C">
      <w:pPr>
        <w:jc w:val="both"/>
        <w:rPr>
          <w:lang w:val="fr-CA"/>
        </w:rPr>
      </w:pPr>
      <w:r>
        <w:rPr>
          <w:lang w:val="fr-CA"/>
        </w:rPr>
        <w:t>La première règle reconnaît les changements de nom officiellement documentés, lorsqu’une nation a par exemple repris son appellation traditionnelle. La deuxième retient les noms identiques à ceux de la liste du LABRC. La troisième accepte qu’un nom en contienne un autre, à condition que la correspondance porte sur des mots entiers et que le nom recherché compte au moins six caractères. Ce seuil écarte huit nations aux noms très courts, dont les sites ne peuvent être appariés que par égalité exacte, mais il évite qu’un nom de trois ou quatre lettres ne capture des libellés sans rapport. Ces huit nations sont Aqam, Cheam, Dokis, Iskut, Rama, Skwah, Sqwa et Sumas : elles totalisent 67 sites sur réserve dans l’échantillon, tous appariés par une autre règle, soit 41 par égalité exacte, 21 par équivalence historique et 5 par inclusion d’un alias plus long. Le seuil ne fait donc perdre aucun site, et l’un des huit noms, Sqwa, ne correspond à aucun site du FCSI. La quatrième étend une correspondance déjà validée aux autres sites rattachés au même numéro de bande. L’exigence de mots entiers écarte un risque concret. Une comparaison portant sur de simples fragments de texte rapprocherait « Shuswap », nation signataire, de « Little Shuswap Lake », qui en est une autre. L’audit présenté à la section 3.2.1 a relevé et corrigé ce type de faux positif.</w:t>
      </w:r>
    </w:p>
    <w:p w14:paraId="1988C74A" w14:textId="77777777" w:rsidR="00153BA2" w:rsidRPr="00DE3DBA" w:rsidRDefault="00153BA2" w:rsidP="00153BA2">
      <w:pPr>
        <w:jc w:val="both"/>
        <w:rPr>
          <w:lang w:val="fr-CA"/>
        </w:rPr>
      </w:pPr>
      <w:r>
        <w:rPr>
          <w:lang w:val="fr-CA"/>
        </w:rPr>
        <w:t>La procédure identifie 1 132 sites FNLM dans l’échantillon analytique, dont 701 par correspondance exacte, 354 par inclusion de mots complets, 69 par équivalence historique vérifiée et huit par propagation d’un numéro de bande. Pour rendre la fusion reproductible, la base de travail conserve pour chaque site le numéro de bande extrait, le nom normalisé, l’alias apparié, la méthode retenue, la date statutaire disponible et les exclusions appliquées.</w:t>
      </w:r>
    </w:p>
    <w:p w14:paraId="2F5219B5" w14:textId="77777777" w:rsidR="0089432F" w:rsidRPr="00DE3DBA" w:rsidRDefault="00B624A8">
      <w:pPr>
        <w:jc w:val="both"/>
        <w:rPr>
          <w:lang w:val="fr-CA"/>
        </w:rPr>
      </w:pPr>
      <w:r>
        <w:rPr>
          <w:lang w:val="fr-CA"/>
        </w:rPr>
        <w:t xml:space="preserve">La reproductibilité de la chaîne complète repose sur des contrôles et des tests automatiques qui interrompent l’exécution en cas d’incohérence. Ils vérifient notamment les effectifs datés et non datés, la composition des cohortes, l’écart </w:t>
        <w:lastRenderedPageBreak/>
        <w:t>normalisé de population, les colonnes requises, les doublons divergents et la validité des spécifications.</w:t>
      </w:r>
    </w:p>
    <w:p w14:paraId="7BB0F497" w14:textId="77777777" w:rsidR="0089432F" w:rsidRPr="00DE3DBA" w:rsidRDefault="00B624A8">
      <w:pPr>
        <w:pStyle w:val="Heading3"/>
        <w:keepNext/>
        <w:keepLines/>
        <w:rPr>
          <w:lang w:val="fr-CA"/>
        </w:rPr>
      </w:pPr>
      <w:bookmarkStart w:id="58" w:name="_Toc231927717"/>
      <w:bookmarkStart w:id="59" w:name="_Toc235283008"/>
      <w:bookmarkStart w:id="60" w:name="_Toc239784756"/>
      <w:r>
        <w:rPr>
          <w:lang w:val="fr-CA"/>
        </w:rPr>
        <w:t>3.2.1 Défis et validation de l’appariement</w:t>
      </w:r>
      <w:bookmarkEnd w:id="58"/>
      <w:bookmarkEnd w:id="59"/>
      <w:bookmarkEnd w:id="60"/>
    </w:p>
    <w:p w14:paraId="4EA43BC4" w14:textId="77777777" w:rsidR="00126E4C" w:rsidRPr="00DE3DBA" w:rsidRDefault="00D1019F">
      <w:pPr>
        <w:jc w:val="both"/>
        <w:rPr>
          <w:lang w:val="fr-CA"/>
        </w:rPr>
      </w:pPr>
      <w:r>
        <w:rPr>
          <w:lang w:val="fr-CA"/>
        </w:rPr>
        <w:t>Les variantes de noms entre le FCSI et le LABRC constituent la principale source d’erreur. Le numéro de bande réduit ce risque lorsqu’il est explicitement présent, mais 185 sites sur réserve n’en contiennent pas dans la structure attendue. Pour ceux-là, le champ comparé n’est pas un nom de bande mais le nom complet du site, ce qui rapproche des libellés comme « Esquimalt Harbour Fill Sites » ou « Fisher River near Dallas » de nations signataires auxquelles ils ne se rattachent pas. Les faux positifs corrigés à la main viennent tous de ces cas. Nous retenons donc les correspondances de noms avec prudence. La répartition de ces appariements entre les quatre règles est donnée à la section 3.2. Ces effectifs sont ceux de l’échantillon analytique et sont donc inférieurs à ceux de l’audit d’appariement présenté plus haut, qui porte sur les 4 550 sites sur réserve avant l’exclusion des 47 sites d’autonomie gouvernementale.</w:t>
      </w:r>
    </w:p>
    <w:p w14:paraId="0D95B23C" w14:textId="77777777" w:rsidR="00126E4C" w:rsidRPr="00DE3DBA" w:rsidRDefault="00B624A8">
      <w:pPr>
        <w:jc w:val="both"/>
        <w:rPr>
          <w:lang w:val="fr-CA"/>
        </w:rPr>
      </w:pPr>
      <w:r>
        <w:rPr>
          <w:lang w:val="fr-CA"/>
        </w:rPr>
        <w:t>L’appariement utilise des règles sur mots complets afin d’éviter les captures accidentelles de noms courts. L’algorithme conserve l’alias et la méthode ayant produit chaque correspondance, ce qui permet de la vérifier ligne par ligne. Vingt sites correspondant à six faux positifs vérifiés (Mississaugas of the Credit, Little Shuswap Lake, Saulteaux, Alexander, Esquimalt Harbour Fill Sites et Fisher River near Dallas) sont exclus de la catégorie FNLM. Katzie (08024) est au contraire reconnu après retrait du code de réserve à cinq chiffres. L’attribution des dates suit une règle de correspondance voisine, appliquée du nom le plus long au plus court et restreinte aux sites déjà reconnus comme FNLM. Une vérification des 178 variantes de noms montre que quatorze reçoivent leur date par correspondance partielle et que les quatorze sont correctes. Les quatre nations en autonomie gouvernementale sont isolées avant l’estimation.</w:t>
      </w:r>
    </w:p>
    <w:p w14:paraId="42E36E14" w14:textId="77777777" w:rsidR="00E323F7" w:rsidRPr="00DE3DBA" w:rsidRDefault="00B624A8">
      <w:pPr>
        <w:jc w:val="both"/>
        <w:rPr>
          <w:lang w:val="fr-CA"/>
        </w:rPr>
      </w:pPr>
      <w:r>
        <w:rPr>
          <w:lang w:val="fr-CA"/>
        </w:rPr>
        <w:t xml:space="preserve">La colonne de méthode sépare ce qui relève de la règle programmée et ce qui relève d’une décision. Sur les sites en réserve, 1 110 appariements, comptabilisés avant l’exclusion des 47 sites d’autonomie gouvernementale, découlent de l’application automatique des règles, dont 736 par correspondance exacte, 366 par inclusion de mots entiers et huit par propagation d’un numéro de bande. Quatre-vingt-neuf sites proviennent d’un arbitrage, dont 69 par équivalence historique établie à partir des </w:t>
        <w:lastRenderedPageBreak/>
        <w:t>changements de nom documentés et 20 par exclusion manuelle après vérification. L’absence d’appariement ne signifie pas nécessairement un échec, puisqu’elle peut correspondre à une nation non-FNLM ou à une nation FNLM sans site recensé.</w:t>
      </w:r>
    </w:p>
    <w:p w14:paraId="2A02DDA4" w14:textId="77777777" w:rsidR="00FC5CCB" w:rsidRPr="00DE3DBA" w:rsidRDefault="00FC5CCB" w:rsidP="00FC5CCB">
      <w:pPr>
        <w:pStyle w:val="Lgendetableau"/>
        <w:spacing w:after="100" w:line="360" w:lineRule="auto"/>
        <w:jc w:val="center"/>
        <w:rPr>
          <w:sz w:val="24"/>
          <w:szCs w:val="24"/>
          <w:lang w:val="fr-CA"/>
        </w:rPr>
      </w:pPr>
      <w:r>
        <w:rPr>
          <w:sz w:val="24"/>
          <w:szCs w:val="24"/>
          <w:lang w:val="fr-CA"/>
        </w:rPr>
        <w:t>Tableau 3.2 : Exemples de correspondances FCSI-FNLM</w:t>
      </w:r>
    </w:p>
    <w:p w14:paraId="4AFDB764" w14:textId="77777777" w:rsidR="0072088D" w:rsidRDefault="0072088D">
      <w:pPr>
        <w:pStyle w:val="Lecturetableau"/>
        <w:keepNext/>
        <w:rPr>
          <w:b/>
          <w:color w:val="auto"/>
          <w:lang w:val="fr-CA"/>
        </w:rPr>
      </w:pP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4681"/>
        <w:gridCol w:w="4679"/>
      </w:tblGrid>
      <w:tr w:rsidR="00FC5CCB" w:rsidRPr="00DE3DBA" w14:paraId="0CB67655" w14:textId="77777777" w:rsidTr="00B624A8">
        <w:trPr>
          <w:tblHeader/>
        </w:trPr>
        <w:tc>
          <w:tcPr>
            <w:tcW w:w="4681"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27156DE" w14:textId="77777777" w:rsidR="00FC5CCB" w:rsidRPr="00DE3DBA" w:rsidRDefault="00FC5CCB" w:rsidP="00B624A8">
            <w:r>
              <w:rPr>
                <w:b/>
                <w:bCs/>
                <w:sz w:val="18"/>
                <w:szCs w:val="18"/>
              </w:rPr>
              <w:t>Nom de bande (FCSI)</w:t>
            </w:r>
          </w:p>
        </w:tc>
        <w:tc>
          <w:tcPr>
            <w:tcW w:w="4679"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511E2677" w14:textId="77777777" w:rsidR="00FC5CCB" w:rsidRPr="00DE3DBA" w:rsidRDefault="00FC5CCB" w:rsidP="00B624A8">
            <w:pPr>
              <w:jc w:val="center"/>
            </w:pPr>
            <w:r>
              <w:rPr>
                <w:b/>
                <w:bCs/>
                <w:sz w:val="18"/>
                <w:szCs w:val="18"/>
              </w:rPr>
              <w:t>Nation FNLM correspondante</w:t>
            </w:r>
          </w:p>
        </w:tc>
      </w:tr>
      <w:tr w:rsidR="00FC5CCB" w:rsidRPr="00DE3DBA" w14:paraId="2AE68723"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4EE64FDA" w14:textId="77777777" w:rsidR="00FC5CCB" w:rsidRPr="00DE3DBA" w:rsidRDefault="00FC5CCB" w:rsidP="00B624A8">
            <w:pPr>
              <w:rPr>
                <w:sz w:val="18"/>
                <w:szCs w:val="18"/>
              </w:rPr>
            </w:pPr>
            <w:r>
              <w:rPr>
                <w:sz w:val="18"/>
                <w:szCs w:val="18"/>
              </w:rPr>
              <w:t>Katzie (08024)</w:t>
            </w:r>
          </w:p>
        </w:tc>
        <w:tc>
          <w:tcPr>
            <w:tcW w:w="4679" w:type="dxa"/>
            <w:tcBorders>
              <w:top w:val="single" w:sz="2" w:space="0" w:color="999999"/>
              <w:left w:val="single" w:sz="2" w:space="0" w:color="999999"/>
              <w:bottom w:val="single" w:sz="2" w:space="0" w:color="999999"/>
              <w:right w:val="single" w:sz="2" w:space="0" w:color="999999"/>
            </w:tcBorders>
          </w:tcPr>
          <w:p w14:paraId="74924824" w14:textId="77777777" w:rsidR="00FC5CCB" w:rsidRPr="00DE3DBA" w:rsidRDefault="00FC5CCB" w:rsidP="00B624A8">
            <w:pPr>
              <w:jc w:val="center"/>
              <w:rPr>
                <w:sz w:val="18"/>
                <w:szCs w:val="18"/>
              </w:rPr>
            </w:pPr>
            <w:r>
              <w:rPr>
                <w:sz w:val="18"/>
                <w:szCs w:val="18"/>
              </w:rPr>
              <w:t>Katzie</w:t>
            </w:r>
          </w:p>
        </w:tc>
      </w:tr>
      <w:tr w:rsidR="00FC5CCB" w:rsidRPr="00DE3DBA" w14:paraId="7D3AF744"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68DB1F81" w14:textId="77777777" w:rsidR="00FC5CCB" w:rsidRPr="00DE3DBA" w:rsidRDefault="00FC5CCB" w:rsidP="00B624A8">
            <w:pPr>
              <w:rPr>
                <w:sz w:val="18"/>
                <w:szCs w:val="18"/>
              </w:rPr>
            </w:pPr>
            <w:r>
              <w:rPr>
                <w:sz w:val="18"/>
                <w:szCs w:val="18"/>
              </w:rPr>
              <w:t>Muskoday</w:t>
            </w:r>
          </w:p>
        </w:tc>
        <w:tc>
          <w:tcPr>
            <w:tcW w:w="4679" w:type="dxa"/>
            <w:tcBorders>
              <w:top w:val="single" w:sz="2" w:space="0" w:color="999999"/>
              <w:left w:val="single" w:sz="2" w:space="0" w:color="999999"/>
              <w:bottom w:val="single" w:sz="2" w:space="0" w:color="999999"/>
              <w:right w:val="single" w:sz="2" w:space="0" w:color="999999"/>
            </w:tcBorders>
          </w:tcPr>
          <w:p w14:paraId="3954973E" w14:textId="77777777" w:rsidR="00FC5CCB" w:rsidRPr="00DE3DBA" w:rsidRDefault="00FC5CCB" w:rsidP="00B624A8">
            <w:pPr>
              <w:jc w:val="center"/>
              <w:rPr>
                <w:sz w:val="18"/>
                <w:szCs w:val="18"/>
              </w:rPr>
            </w:pPr>
            <w:r>
              <w:rPr>
                <w:sz w:val="18"/>
                <w:szCs w:val="18"/>
              </w:rPr>
              <w:t>Muskoday</w:t>
            </w:r>
          </w:p>
        </w:tc>
      </w:tr>
      <w:tr w:rsidR="00FC5CCB" w:rsidRPr="00DE3DBA" w14:paraId="514FCA42"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5A2CF26C" w14:textId="77777777" w:rsidR="00FC5CCB" w:rsidRPr="00DE3DBA" w:rsidRDefault="00FC5CCB" w:rsidP="00B624A8">
            <w:pPr>
              <w:rPr>
                <w:sz w:val="18"/>
                <w:szCs w:val="18"/>
              </w:rPr>
            </w:pPr>
            <w:r>
              <w:rPr>
                <w:sz w:val="18"/>
                <w:szCs w:val="18"/>
              </w:rPr>
              <w:t>Fort Alexander</w:t>
            </w:r>
          </w:p>
        </w:tc>
        <w:tc>
          <w:tcPr>
            <w:tcW w:w="4679" w:type="dxa"/>
            <w:tcBorders>
              <w:top w:val="single" w:sz="2" w:space="0" w:color="999999"/>
              <w:left w:val="single" w:sz="2" w:space="0" w:color="999999"/>
              <w:bottom w:val="single" w:sz="2" w:space="0" w:color="999999"/>
              <w:right w:val="single" w:sz="2" w:space="0" w:color="999999"/>
            </w:tcBorders>
          </w:tcPr>
          <w:p w14:paraId="095D09DB" w14:textId="77777777" w:rsidR="00FC5CCB" w:rsidRPr="00DE3DBA" w:rsidRDefault="00FC5CCB" w:rsidP="00B624A8">
            <w:pPr>
              <w:jc w:val="center"/>
              <w:rPr>
                <w:sz w:val="18"/>
                <w:szCs w:val="18"/>
              </w:rPr>
            </w:pPr>
            <w:r>
              <w:rPr>
                <w:sz w:val="18"/>
                <w:szCs w:val="18"/>
              </w:rPr>
              <w:t>Sagkeeng</w:t>
            </w:r>
          </w:p>
        </w:tc>
      </w:tr>
      <w:tr w:rsidR="00FC5CCB" w:rsidRPr="00DE3DBA" w14:paraId="3DE32662"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7D0F2C8D" w14:textId="77777777" w:rsidR="00FC5CCB" w:rsidRPr="00DE3DBA" w:rsidRDefault="00FC5CCB" w:rsidP="00B624A8">
            <w:pPr>
              <w:rPr>
                <w:sz w:val="18"/>
                <w:szCs w:val="18"/>
                <w:lang w:val="fr-CA"/>
              </w:rPr>
            </w:pPr>
            <w:r>
              <w:rPr>
                <w:sz w:val="18"/>
                <w:szCs w:val="18"/>
                <w:lang w:val="fr-CA"/>
              </w:rPr>
              <w:t>Montagnais du Lac St-Jean</w:t>
            </w:r>
          </w:p>
        </w:tc>
        <w:tc>
          <w:tcPr>
            <w:tcW w:w="4679" w:type="dxa"/>
            <w:tcBorders>
              <w:top w:val="single" w:sz="2" w:space="0" w:color="999999"/>
              <w:left w:val="single" w:sz="2" w:space="0" w:color="999999"/>
              <w:bottom w:val="single" w:sz="2" w:space="0" w:color="999999"/>
              <w:right w:val="single" w:sz="2" w:space="0" w:color="999999"/>
            </w:tcBorders>
          </w:tcPr>
          <w:p w14:paraId="4A2D109D" w14:textId="77777777" w:rsidR="00FC5CCB" w:rsidRPr="00DE3DBA" w:rsidRDefault="00FC5CCB" w:rsidP="00B624A8">
            <w:pPr>
              <w:jc w:val="center"/>
              <w:rPr>
                <w:sz w:val="18"/>
                <w:szCs w:val="18"/>
              </w:rPr>
            </w:pPr>
            <w:r>
              <w:rPr>
                <w:sz w:val="18"/>
                <w:szCs w:val="18"/>
              </w:rPr>
              <w:t>Pekuakamiulnuatsh</w:t>
            </w:r>
          </w:p>
        </w:tc>
      </w:tr>
      <w:tr w:rsidR="00FC5CCB" w:rsidRPr="00DE3DBA" w14:paraId="04B05397"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4E446527" w14:textId="77777777" w:rsidR="00FC5CCB" w:rsidRPr="00DE3DBA" w:rsidRDefault="00FC5CCB" w:rsidP="00B624A8">
            <w:pPr>
              <w:rPr>
                <w:sz w:val="18"/>
                <w:szCs w:val="18"/>
              </w:rPr>
            </w:pPr>
            <w:r>
              <w:rPr>
                <w:sz w:val="18"/>
                <w:szCs w:val="18"/>
              </w:rPr>
              <w:t>Shxwowhamel First Nation</w:t>
            </w:r>
          </w:p>
        </w:tc>
        <w:tc>
          <w:tcPr>
            <w:tcW w:w="4679" w:type="dxa"/>
            <w:tcBorders>
              <w:top w:val="single" w:sz="2" w:space="0" w:color="999999"/>
              <w:left w:val="single" w:sz="2" w:space="0" w:color="999999"/>
              <w:bottom w:val="single" w:sz="2" w:space="0" w:color="999999"/>
              <w:right w:val="single" w:sz="2" w:space="0" w:color="999999"/>
            </w:tcBorders>
          </w:tcPr>
          <w:p w14:paraId="30E9640F" w14:textId="77777777" w:rsidR="00FC5CCB" w:rsidRPr="00DE3DBA" w:rsidRDefault="00FC5CCB" w:rsidP="00B624A8">
            <w:pPr>
              <w:jc w:val="center"/>
              <w:rPr>
                <w:sz w:val="18"/>
                <w:szCs w:val="18"/>
              </w:rPr>
            </w:pPr>
            <w:r>
              <w:rPr>
                <w:sz w:val="18"/>
                <w:szCs w:val="18"/>
              </w:rPr>
              <w:t>Shxwowhamel</w:t>
            </w:r>
          </w:p>
        </w:tc>
      </w:tr>
      <w:tr w:rsidR="00FC5CCB" w:rsidRPr="00DE3DBA" w14:paraId="63BFB8A5" w14:textId="77777777" w:rsidTr="00B624A8">
        <w:tc>
          <w:tcPr>
            <w:tcW w:w="4681" w:type="dxa"/>
            <w:tcBorders>
              <w:top w:val="single" w:sz="2" w:space="0" w:color="999999"/>
              <w:left w:val="single" w:sz="2" w:space="0" w:color="999999"/>
              <w:bottom w:val="single" w:sz="2" w:space="0" w:color="999999"/>
              <w:right w:val="single" w:sz="2" w:space="0" w:color="999999"/>
            </w:tcBorders>
          </w:tcPr>
          <w:p w14:paraId="7B838DE9" w14:textId="77777777" w:rsidR="00FC5CCB" w:rsidRPr="00DE3DBA" w:rsidRDefault="00FC5CCB" w:rsidP="00B624A8">
            <w:pPr>
              <w:rPr>
                <w:sz w:val="18"/>
                <w:szCs w:val="18"/>
              </w:rPr>
            </w:pPr>
            <w:r>
              <w:rPr>
                <w:sz w:val="18"/>
                <w:szCs w:val="18"/>
              </w:rPr>
              <w:t>Sumas First Nation</w:t>
            </w:r>
          </w:p>
        </w:tc>
        <w:tc>
          <w:tcPr>
            <w:tcW w:w="4679" w:type="dxa"/>
            <w:tcBorders>
              <w:top w:val="single" w:sz="2" w:space="0" w:color="999999"/>
              <w:left w:val="single" w:sz="2" w:space="0" w:color="999999"/>
              <w:bottom w:val="single" w:sz="2" w:space="0" w:color="999999"/>
              <w:right w:val="single" w:sz="2" w:space="0" w:color="999999"/>
            </w:tcBorders>
          </w:tcPr>
          <w:p w14:paraId="00E81D7B" w14:textId="77777777" w:rsidR="00FC5CCB" w:rsidRPr="00DE3DBA" w:rsidRDefault="00FC5CCB" w:rsidP="00B624A8">
            <w:pPr>
              <w:jc w:val="center"/>
              <w:rPr>
                <w:sz w:val="18"/>
                <w:szCs w:val="18"/>
              </w:rPr>
            </w:pPr>
            <w:r>
              <w:rPr>
                <w:sz w:val="18"/>
                <w:szCs w:val="18"/>
              </w:rPr>
              <w:t>Sumas</w:t>
            </w:r>
          </w:p>
        </w:tc>
      </w:tr>
    </w:tbl>
    <w:p w14:paraId="4D1B7E4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2C8B4DA" w14:textId="77777777" w:rsidR="00742299" w:rsidRPr="00DE3DBA" w:rsidRDefault="00742299" w:rsidP="00742299">
      <w:pPr>
        <w:jc w:val="both"/>
        <w:rPr>
          <w:lang w:val="fr-CA"/>
        </w:rPr>
      </w:pPr>
    </w:p>
    <w:p w14:paraId="58CECC1C" w14:textId="77777777" w:rsidR="00742299" w:rsidRPr="00DE3DBA" w:rsidRDefault="00742299" w:rsidP="00742299">
      <w:pPr>
        <w:jc w:val="both"/>
        <w:rPr>
          <w:lang w:val="fr-CA"/>
        </w:rPr>
      </w:pPr>
    </w:p>
    <w:p w14:paraId="107941DD" w14:textId="77777777" w:rsidR="0072088D" w:rsidRDefault="00B624A8">
      <w:pPr>
        <w:pStyle w:val="Lecturetableau"/>
        <w:spacing w:line="360" w:lineRule="auto"/>
        <w:jc w:val="both"/>
        <w:rPr>
          <w:color w:val="auto"/>
          <w:lang w:val="fr-CA"/>
        </w:rPr>
      </w:pPr>
      <w:r>
        <w:rPr>
          <w:color w:val="auto"/>
          <w:lang w:val="fr-CA"/>
        </w:rPr>
        <w:t>Ces exemples montrent pourquoi une fusion fondée uniquement sur l’égalité littérale des noms serait incomplète. Certains enregistrements utilisent un code de réserve entre parenthèses, un ancien nom, un nom de bande différent du nom public actuel ou une forme de nom simplifiée. Chaque équivalence présentée a été validée avant d’être appliquée. Cette validation est propre à chaque cas. Dans le doute, la procédure ne retient aucun appariement, car une ressemblance de mots ne suffit pas lorsque le nom peut désigner une autre communauté ou un lieu. Le site « Saulteaux River near Spurfield » en donne un exemple. Son libellé reprend le nom d’une nation signataire, mais il désigne une rivière, et la procédure ne l’apparie à aucune Première Nation.</w:t>
      </w:r>
    </w:p>
    <w:p w14:paraId="16E08026" w14:textId="77777777" w:rsidR="0072088D" w:rsidRDefault="00B624A8">
      <w:pPr>
        <w:pStyle w:val="Lecturetableau"/>
        <w:spacing w:line="360" w:lineRule="auto"/>
        <w:jc w:val="both"/>
        <w:rPr>
          <w:color w:val="auto"/>
          <w:lang w:val="fr-CA"/>
        </w:rPr>
      </w:pPr>
      <w:r>
        <w:rPr>
          <w:color w:val="auto"/>
          <w:lang w:val="fr-CA"/>
        </w:rPr>
        <w:t>Le carnet conserve la méthode appliquée à chaque cas ambigu. Un lecteur peut ainsi refaire l’appariement à l’identique, ou contester une décision précise sans avoir à remettre en cause l’ensemble de la procédure.</w:t>
      </w:r>
    </w:p>
    <w:p w14:paraId="3DA0E282" w14:textId="77777777" w:rsidR="0089432F" w:rsidRPr="00DE3DBA" w:rsidRDefault="00B624A8">
      <w:pPr>
        <w:pStyle w:val="Heading2"/>
        <w:keepNext/>
        <w:keepLines/>
        <w:rPr>
          <w:lang w:val="fr-CA"/>
        </w:rPr>
      </w:pPr>
      <w:bookmarkStart w:id="61" w:name="_Toc231927718"/>
      <w:bookmarkStart w:id="62" w:name="_Toc235283009"/>
      <w:bookmarkStart w:id="63" w:name="_Toc239784757"/>
      <w:r>
        <w:rPr>
          <w:lang w:val="fr-CA"/>
        </w:rPr>
        <w:lastRenderedPageBreak/>
        <w:t>3.3 Construction des variables</w:t>
      </w:r>
      <w:bookmarkEnd w:id="61"/>
      <w:bookmarkEnd w:id="62"/>
      <w:bookmarkEnd w:id="63"/>
    </w:p>
    <w:p w14:paraId="601E719D" w14:textId="77777777" w:rsidR="00E820C1" w:rsidRDefault="00B624A8">
      <w:pPr>
        <w:jc w:val="both"/>
        <w:rPr>
          <w:lang w:val="fr-CA"/>
        </w:rPr>
      </w:pPr>
      <w:r>
        <w:rPr>
          <w:lang w:val="fr-CA"/>
        </w:rPr>
        <w:t>Les analyses reposent sur sept champs du FCSI et sur six variables construites à partir de ceux-ci et de la liste du LABRC. Le tableau ci-dessous présente les variables du FCSI ; les sections 3.3.1 et 3.3.2 détaillent les variables construites.</w:t>
      </w:r>
    </w:p>
    <w:p w14:paraId="0AF96C74" w14:textId="77777777" w:rsidR="0051578C" w:rsidRDefault="0051578C" w:rsidP="0051578C">
      <w:pPr>
        <w:pStyle w:val="Lgendetableau"/>
        <w:spacing w:after="200" w:line="360" w:lineRule="auto"/>
        <w:jc w:val="center"/>
        <w:rPr>
          <w:sz w:val="24"/>
          <w:szCs w:val="24"/>
          <w:lang w:val="fr-CA"/>
        </w:rPr>
      </w:pPr>
      <w:r>
        <w:rPr>
          <w:sz w:val="24"/>
          <w:szCs w:val="24"/>
          <w:lang w:val="fr-CA"/>
        </w:rPr>
        <w:t>Tableau 3.3 : Dictionnaire des variables du FCSI</w:t>
      </w:r>
    </w:p>
    <w:p w14:paraId="1DC25E82" w14:textId="77777777" w:rsidR="001D7388" w:rsidRDefault="001D7388">
      <w:pPr>
        <w:jc w:val="both"/>
        <w:rPr>
          <w:lang w:val="fr-CA"/>
        </w:rPr>
      </w:pPr>
    </w:p>
    <w:p w14:paraId="44B055D4" w14:textId="77777777" w:rsidR="00E820C1" w:rsidRDefault="00E820C1" w:rsidP="0051578C">
      <w:pPr>
        <w:spacing w:after="100"/>
        <w:rPr>
          <w:lang w:val="fr-CA"/>
        </w:rPr>
      </w:pPr>
    </w:p>
    <w:tbl>
      <w:tblPr>
        <w:tblpPr w:leftFromText="180" w:rightFromText="180" w:vertAnchor="page" w:horzAnchor="margin" w:tblpXSpec="center" w:tblpY="1203"/>
        <w:tblW w:w="9069" w:type="dxa"/>
        <w:tblLayout w:type="fixed"/>
        <w:tblCellMar>
          <w:top w:w="60" w:type="dxa"/>
          <w:left w:w="100" w:type="dxa"/>
          <w:bottom w:w="60" w:type="dxa"/>
          <w:right w:w="100" w:type="dxa"/>
        </w:tblCellMar>
        <w:tblLook w:val="04A0" w:firstRow="1" w:lastRow="0" w:firstColumn="1" w:lastColumn="0" w:noHBand="0" w:noVBand="1"/>
      </w:tblPr>
      <w:tblGrid>
        <w:gridCol w:w="1982"/>
        <w:gridCol w:w="3827"/>
        <w:gridCol w:w="3260"/>
      </w:tblGrid>
      <w:tr w:rsidR="00017171" w14:paraId="5A4A802F" w14:textId="77777777" w:rsidTr="001D7388">
        <w:trPr>
          <w:tblHeader/>
        </w:trPr>
        <w:tc>
          <w:tcPr>
            <w:tcW w:w="1982"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BD96D20" w14:textId="77777777" w:rsidR="00017171" w:rsidRDefault="00017171" w:rsidP="00F43B2E">
            <w:pPr>
              <w:rPr>
                <w:sz w:val="18"/>
                <w:szCs w:val="18"/>
              </w:rPr>
            </w:pPr>
            <w:r>
              <w:rPr>
                <w:b/>
                <w:bCs/>
                <w:sz w:val="18"/>
                <w:szCs w:val="18"/>
                <w:lang w:val="fr-CA"/>
              </w:rPr>
              <w:lastRenderedPageBreak/>
              <w:t>Variable</w:t>
            </w:r>
          </w:p>
        </w:tc>
        <w:tc>
          <w:tcPr>
            <w:tcW w:w="3827"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F3C2690" w14:textId="77777777" w:rsidR="00017171" w:rsidRDefault="00017171" w:rsidP="00F43B2E">
            <w:pPr>
              <w:rPr>
                <w:sz w:val="18"/>
                <w:szCs w:val="18"/>
              </w:rPr>
            </w:pPr>
            <w:r>
              <w:rPr>
                <w:b/>
                <w:bCs/>
                <w:sz w:val="18"/>
                <w:szCs w:val="18"/>
                <w:lang w:val="fr-CA"/>
              </w:rPr>
              <w:t>Définition</w:t>
            </w:r>
          </w:p>
        </w:tc>
        <w:tc>
          <w:tcPr>
            <w:tcW w:w="3260" w:type="dxa"/>
            <w:tcBorders>
              <w:top w:val="single" w:sz="2" w:space="0" w:color="999999"/>
              <w:left w:val="single" w:sz="2" w:space="0" w:color="999999"/>
              <w:bottom w:val="single" w:sz="2" w:space="0" w:color="999999"/>
              <w:right w:val="single" w:sz="2" w:space="0" w:color="999999"/>
            </w:tcBorders>
            <w:shd w:val="clear" w:color="auto" w:fill="D5E8F0"/>
          </w:tcPr>
          <w:p w14:paraId="61A03628" w14:textId="77777777" w:rsidR="00017171" w:rsidRDefault="00017171" w:rsidP="00F43B2E">
            <w:pPr>
              <w:rPr>
                <w:b/>
                <w:bCs/>
                <w:sz w:val="18"/>
                <w:szCs w:val="18"/>
                <w:lang w:val="fr-CA"/>
              </w:rPr>
            </w:pPr>
            <w:r>
              <w:rPr>
                <w:b/>
                <w:bCs/>
                <w:sz w:val="18"/>
                <w:szCs w:val="18"/>
                <w:lang w:val="fr-CA"/>
              </w:rPr>
              <w:t>Détails</w:t>
            </w:r>
          </w:p>
        </w:tc>
      </w:tr>
      <w:tr w:rsidR="00017171" w:rsidRPr="00AF1657" w14:paraId="146D6099"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77247B3D" w14:textId="77777777" w:rsidR="00017171" w:rsidRDefault="00017171" w:rsidP="00F43B2E">
            <w:pPr>
              <w:rPr>
                <w:sz w:val="18"/>
                <w:szCs w:val="18"/>
              </w:rPr>
            </w:pPr>
            <w:r>
              <w:rPr>
                <w:i/>
                <w:iCs/>
                <w:sz w:val="18"/>
                <w:szCs w:val="18"/>
                <w:lang w:val="fr-CA"/>
              </w:rPr>
              <w:t>class</w:t>
            </w:r>
          </w:p>
        </w:tc>
        <w:tc>
          <w:tcPr>
            <w:tcW w:w="3827" w:type="dxa"/>
            <w:tcBorders>
              <w:top w:val="single" w:sz="2" w:space="0" w:color="999999"/>
              <w:left w:val="single" w:sz="2" w:space="0" w:color="999999"/>
              <w:bottom w:val="single" w:sz="2" w:space="0" w:color="999999"/>
              <w:right w:val="single" w:sz="2" w:space="0" w:color="999999"/>
            </w:tcBorders>
          </w:tcPr>
          <w:p w14:paraId="4D98D024" w14:textId="77777777" w:rsidR="00017171" w:rsidRPr="00C9430C" w:rsidRDefault="00017171" w:rsidP="00F43B2E">
            <w:pPr>
              <w:rPr>
                <w:sz w:val="18"/>
                <w:szCs w:val="18"/>
                <w:lang w:val="fr-CA"/>
              </w:rPr>
            </w:pPr>
            <w:r>
              <w:rPr>
                <w:sz w:val="18"/>
                <w:szCs w:val="18"/>
                <w:lang w:val="fr-CA"/>
              </w:rPr>
              <w:t>Niveau de priorité attribué au site : priorité haute, moyenne ou basse, aucune priorité, ou information insuffisante</w:t>
            </w:r>
          </w:p>
        </w:tc>
        <w:tc>
          <w:tcPr>
            <w:tcW w:w="3260" w:type="dxa"/>
            <w:tcBorders>
              <w:top w:val="single" w:sz="2" w:space="0" w:color="999999"/>
              <w:left w:val="single" w:sz="2" w:space="0" w:color="999999"/>
              <w:bottom w:val="single" w:sz="2" w:space="0" w:color="999999"/>
              <w:right w:val="single" w:sz="2" w:space="0" w:color="999999"/>
            </w:tcBorders>
          </w:tcPr>
          <w:p w14:paraId="7A75CE04" w14:textId="77777777" w:rsidR="00017171" w:rsidRPr="00F43B2E" w:rsidRDefault="00017171" w:rsidP="00F43B2E">
            <w:pPr>
              <w:rPr>
                <w:sz w:val="18"/>
                <w:szCs w:val="18"/>
                <w:lang w:val="fr-CA"/>
              </w:rPr>
            </w:pPr>
            <w:r>
              <w:rPr>
                <w:sz w:val="18"/>
                <w:szCs w:val="18"/>
                <w:lang w:val="fr-CA"/>
              </w:rPr>
              <w:t>Cette information est disponible pour 10 621 sites, absente pour 12 631 sites et insuffisante pour 549 sites.</w:t>
            </w:r>
          </w:p>
        </w:tc>
      </w:tr>
      <w:tr w:rsidR="00017171" w:rsidRPr="00AF1657" w14:paraId="30E89618"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431F8BD9" w14:textId="77777777" w:rsidR="00017171" w:rsidRDefault="00017171" w:rsidP="00F43B2E">
            <w:pPr>
              <w:rPr>
                <w:sz w:val="18"/>
                <w:szCs w:val="18"/>
              </w:rPr>
            </w:pPr>
            <w:r>
              <w:rPr>
                <w:i/>
                <w:iCs/>
                <w:sz w:val="18"/>
                <w:szCs w:val="18"/>
                <w:lang w:val="fr-CA"/>
              </w:rPr>
              <w:t>sitestatus</w:t>
            </w:r>
          </w:p>
        </w:tc>
        <w:tc>
          <w:tcPr>
            <w:tcW w:w="3827" w:type="dxa"/>
            <w:tcBorders>
              <w:top w:val="single" w:sz="2" w:space="0" w:color="999999"/>
              <w:left w:val="single" w:sz="2" w:space="0" w:color="999999"/>
              <w:bottom w:val="single" w:sz="2" w:space="0" w:color="999999"/>
              <w:right w:val="single" w:sz="2" w:space="0" w:color="999999"/>
            </w:tcBorders>
          </w:tcPr>
          <w:p w14:paraId="2C44DB80" w14:textId="77777777" w:rsidR="00017171" w:rsidRPr="00C9430C" w:rsidRDefault="00017171" w:rsidP="00F43B2E">
            <w:pPr>
              <w:rPr>
                <w:sz w:val="18"/>
                <w:szCs w:val="18"/>
                <w:lang w:val="fr-CA"/>
              </w:rPr>
            </w:pPr>
            <w:r>
              <w:rPr>
                <w:sz w:val="18"/>
                <w:szCs w:val="18"/>
                <w:lang w:val="fr-CA"/>
              </w:rPr>
              <w:t>État administratif du dossier : « Active », « Closed » ou « Suspected ».</w:t>
            </w:r>
          </w:p>
        </w:tc>
        <w:tc>
          <w:tcPr>
            <w:tcW w:w="3260" w:type="dxa"/>
            <w:tcBorders>
              <w:top w:val="single" w:sz="2" w:space="0" w:color="999999"/>
              <w:left w:val="single" w:sz="2" w:space="0" w:color="999999"/>
              <w:bottom w:val="single" w:sz="2" w:space="0" w:color="999999"/>
              <w:right w:val="single" w:sz="2" w:space="0" w:color="999999"/>
            </w:tcBorders>
          </w:tcPr>
          <w:p w14:paraId="68A584E8" w14:textId="77777777" w:rsidR="00017171" w:rsidRPr="00F43B2E" w:rsidRDefault="00017171" w:rsidP="00F43B2E">
            <w:pPr>
              <w:rPr>
                <w:sz w:val="18"/>
                <w:szCs w:val="18"/>
                <w:lang w:val="fr-CA"/>
              </w:rPr>
            </w:pPr>
            <w:r>
              <w:rPr>
                <w:sz w:val="18"/>
                <w:szCs w:val="18"/>
                <w:lang w:val="fr-CA"/>
              </w:rPr>
              <w:t>Comme ce statut ne change pas au fil du temps dans les données reçues, il ne peut pas servir de variable à expliquer dans l’analyse temporelle.</w:t>
            </w:r>
          </w:p>
        </w:tc>
      </w:tr>
      <w:tr w:rsidR="00017171" w:rsidRPr="00AF1657" w14:paraId="3BAAA990"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65D2DA14" w14:textId="77777777" w:rsidR="00017171" w:rsidRDefault="00017171" w:rsidP="00F43B2E">
            <w:pPr>
              <w:rPr>
                <w:sz w:val="18"/>
                <w:szCs w:val="18"/>
              </w:rPr>
            </w:pPr>
            <w:r>
              <w:rPr>
                <w:i/>
                <w:iCs/>
                <w:sz w:val="18"/>
                <w:szCs w:val="18"/>
                <w:lang w:val="fr-CA"/>
              </w:rPr>
              <w:t>closed</w:t>
            </w:r>
          </w:p>
        </w:tc>
        <w:tc>
          <w:tcPr>
            <w:tcW w:w="3827" w:type="dxa"/>
            <w:tcBorders>
              <w:top w:val="single" w:sz="2" w:space="0" w:color="999999"/>
              <w:left w:val="single" w:sz="2" w:space="0" w:color="999999"/>
              <w:bottom w:val="single" w:sz="2" w:space="0" w:color="999999"/>
              <w:right w:val="single" w:sz="2" w:space="0" w:color="999999"/>
            </w:tcBorders>
          </w:tcPr>
          <w:p w14:paraId="6505166B" w14:textId="77777777" w:rsidR="00017171" w:rsidRPr="00C9430C" w:rsidRDefault="00017171" w:rsidP="00F43B2E">
            <w:pPr>
              <w:rPr>
                <w:sz w:val="18"/>
                <w:szCs w:val="18"/>
                <w:lang w:val="fr-CA"/>
              </w:rPr>
            </w:pPr>
            <w:r>
              <w:rPr>
                <w:sz w:val="18"/>
                <w:szCs w:val="18"/>
                <w:lang w:val="fr-CA"/>
              </w:rPr>
              <w:t>Variable distincte indiquant si le dossier est considéré comme fermé.</w:t>
            </w:r>
          </w:p>
        </w:tc>
        <w:tc>
          <w:tcPr>
            <w:tcW w:w="3260" w:type="dxa"/>
            <w:tcBorders>
              <w:top w:val="single" w:sz="2" w:space="0" w:color="999999"/>
              <w:left w:val="single" w:sz="2" w:space="0" w:color="999999"/>
              <w:bottom w:val="single" w:sz="2" w:space="0" w:color="999999"/>
              <w:right w:val="single" w:sz="2" w:space="0" w:color="999999"/>
            </w:tcBorders>
          </w:tcPr>
          <w:p w14:paraId="0F39E8F5" w14:textId="77777777" w:rsidR="00017171" w:rsidRPr="00F43B2E" w:rsidRDefault="00017171" w:rsidP="00F43B2E">
            <w:pPr>
              <w:rPr>
                <w:sz w:val="18"/>
                <w:szCs w:val="18"/>
                <w:lang w:val="fr-CA"/>
              </w:rPr>
            </w:pPr>
            <w:r>
              <w:rPr>
                <w:sz w:val="18"/>
                <w:szCs w:val="18"/>
                <w:lang w:val="fr-CA"/>
              </w:rPr>
              <w:t>Elle ne correspond pas toujours à sitestatus.</w:t>
            </w:r>
          </w:p>
        </w:tc>
      </w:tr>
      <w:tr w:rsidR="00017171" w:rsidRPr="00AF1657" w14:paraId="58868203"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1D37D9BF" w14:textId="77777777" w:rsidR="00017171" w:rsidRDefault="00017171" w:rsidP="00F43B2E">
            <w:pPr>
              <w:rPr>
                <w:sz w:val="18"/>
                <w:szCs w:val="18"/>
              </w:rPr>
            </w:pPr>
            <w:r>
              <w:rPr>
                <w:i/>
                <w:iCs/>
                <w:sz w:val="18"/>
                <w:szCs w:val="18"/>
                <w:lang w:val="fr-CA"/>
              </w:rPr>
              <w:t>higheststepcompleted</w:t>
            </w:r>
          </w:p>
        </w:tc>
        <w:tc>
          <w:tcPr>
            <w:tcW w:w="3827" w:type="dxa"/>
            <w:tcBorders>
              <w:top w:val="single" w:sz="2" w:space="0" w:color="999999"/>
              <w:left w:val="single" w:sz="2" w:space="0" w:color="999999"/>
              <w:bottom w:val="single" w:sz="2" w:space="0" w:color="999999"/>
              <w:right w:val="single" w:sz="2" w:space="0" w:color="999999"/>
            </w:tcBorders>
          </w:tcPr>
          <w:p w14:paraId="02A94577" w14:textId="77777777" w:rsidR="00017171" w:rsidRPr="00C9430C" w:rsidRDefault="00017171" w:rsidP="00F43B2E">
            <w:pPr>
              <w:rPr>
                <w:sz w:val="18"/>
                <w:szCs w:val="18"/>
                <w:lang w:val="fr-CA"/>
              </w:rPr>
            </w:pPr>
            <w:r>
              <w:rPr>
                <w:sz w:val="18"/>
                <w:szCs w:val="18"/>
                <w:lang w:val="fr-CA"/>
              </w:rPr>
              <w:t>Étape la plus élevée enregistrée dans le processus fédéral de gestion du site, sur une échelle de 1 à 10.</w:t>
            </w:r>
          </w:p>
        </w:tc>
        <w:tc>
          <w:tcPr>
            <w:tcW w:w="3260" w:type="dxa"/>
            <w:tcBorders>
              <w:top w:val="single" w:sz="2" w:space="0" w:color="999999"/>
              <w:left w:val="single" w:sz="2" w:space="0" w:color="999999"/>
              <w:bottom w:val="single" w:sz="2" w:space="0" w:color="999999"/>
              <w:right w:val="single" w:sz="2" w:space="0" w:color="999999"/>
            </w:tcBorders>
          </w:tcPr>
          <w:p w14:paraId="32DA87E0" w14:textId="77777777" w:rsidR="00017171" w:rsidRDefault="00017171" w:rsidP="00F43B2E">
            <w:pPr>
              <w:rPr>
                <w:sz w:val="18"/>
                <w:szCs w:val="18"/>
                <w:lang w:val="fr-CA"/>
              </w:rPr>
            </w:pPr>
            <w:r>
              <w:rPr>
                <w:sz w:val="18"/>
                <w:szCs w:val="18"/>
                <w:lang w:val="fr-CA"/>
              </w:rPr>
              <w:t>Variable retenue pour l’analyse temporelle. Les variables class et sitestatus sont invariantes dans le panel, mais l’étape, l’indicateur closed et les dépenses peuvent varier.</w:t>
            </w:r>
          </w:p>
          <w:p w14:paraId="049B6536" w14:textId="77777777" w:rsidR="00017171" w:rsidRPr="00C9430C" w:rsidRDefault="00017171" w:rsidP="00F43B2E">
            <w:pPr>
              <w:rPr>
                <w:sz w:val="18"/>
                <w:szCs w:val="18"/>
                <w:lang w:val="fr-CA"/>
              </w:rPr>
            </w:pPr>
            <w:r>
              <w:rPr>
                <w:sz w:val="18"/>
                <w:szCs w:val="18"/>
                <w:lang w:val="fr-CA"/>
              </w:rPr>
              <w:t>Sa valeur peut diminuer : 390 diminutions sont observées dans 377 sites du panel des 4 503 sites sur réserve.</w:t>
            </w:r>
          </w:p>
        </w:tc>
      </w:tr>
      <w:tr w:rsidR="00017171" w:rsidRPr="00AF1657" w14:paraId="5CAFBC71"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3B368C2D" w14:textId="77777777" w:rsidR="00017171" w:rsidRDefault="00017171" w:rsidP="00F43B2E">
            <w:pPr>
              <w:rPr>
                <w:sz w:val="18"/>
                <w:szCs w:val="18"/>
              </w:rPr>
            </w:pPr>
            <w:r>
              <w:rPr>
                <w:i/>
                <w:iCs/>
                <w:sz w:val="18"/>
                <w:szCs w:val="18"/>
                <w:lang w:val="fr-CA"/>
              </w:rPr>
              <w:t>mediumcontaminants</w:t>
            </w:r>
          </w:p>
        </w:tc>
        <w:tc>
          <w:tcPr>
            <w:tcW w:w="3827" w:type="dxa"/>
            <w:tcBorders>
              <w:top w:val="single" w:sz="2" w:space="0" w:color="999999"/>
              <w:left w:val="single" w:sz="2" w:space="0" w:color="999999"/>
              <w:bottom w:val="single" w:sz="2" w:space="0" w:color="999999"/>
              <w:right w:val="single" w:sz="2" w:space="0" w:color="999999"/>
            </w:tcBorders>
          </w:tcPr>
          <w:p w14:paraId="36AC6115" w14:textId="77777777" w:rsidR="00017171" w:rsidRPr="00F43B2E" w:rsidRDefault="00017171" w:rsidP="00F43B2E">
            <w:pPr>
              <w:rPr>
                <w:sz w:val="18"/>
                <w:szCs w:val="18"/>
                <w:lang w:val="fr-CA"/>
              </w:rPr>
            </w:pPr>
            <w:r>
              <w:rPr>
                <w:sz w:val="18"/>
                <w:szCs w:val="18"/>
                <w:lang w:val="fr-CA"/>
              </w:rPr>
              <w:t>Type de contaminant et milieu touché, par exemple le sol, l’eau souterraine ou les sédiments</w:t>
            </w:r>
          </w:p>
        </w:tc>
        <w:tc>
          <w:tcPr>
            <w:tcW w:w="3260" w:type="dxa"/>
            <w:tcBorders>
              <w:top w:val="single" w:sz="2" w:space="0" w:color="999999"/>
              <w:left w:val="single" w:sz="2" w:space="0" w:color="999999"/>
              <w:bottom w:val="single" w:sz="2" w:space="0" w:color="999999"/>
              <w:right w:val="single" w:sz="2" w:space="0" w:color="999999"/>
            </w:tcBorders>
          </w:tcPr>
          <w:p w14:paraId="0E152817" w14:textId="77777777" w:rsidR="00017171" w:rsidRPr="00140B55" w:rsidRDefault="00017171" w:rsidP="00F43B2E">
            <w:pPr>
              <w:rPr>
                <w:sz w:val="18"/>
                <w:szCs w:val="18"/>
                <w:lang w:val="fr-CA"/>
              </w:rPr>
            </w:pPr>
            <w:r>
              <w:rPr>
                <w:sz w:val="18"/>
                <w:szCs w:val="18"/>
                <w:lang w:val="fr-CA"/>
              </w:rPr>
              <w:t>Un même site peut appartenir à plusieurs catégories.</w:t>
            </w:r>
          </w:p>
        </w:tc>
      </w:tr>
      <w:tr w:rsidR="00017171" w:rsidRPr="00AF1657" w14:paraId="2455F98C"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5CDD1CD5" w14:textId="77777777" w:rsidR="00017171" w:rsidRDefault="00017171" w:rsidP="00F43B2E">
            <w:pPr>
              <w:rPr>
                <w:sz w:val="18"/>
                <w:szCs w:val="18"/>
              </w:rPr>
            </w:pPr>
            <w:r>
              <w:rPr>
                <w:i/>
                <w:iCs/>
                <w:sz w:val="18"/>
                <w:szCs w:val="18"/>
                <w:lang w:val="fr-CA"/>
              </w:rPr>
              <w:t>involvement</w:t>
            </w:r>
          </w:p>
        </w:tc>
        <w:tc>
          <w:tcPr>
            <w:tcW w:w="3827" w:type="dxa"/>
            <w:tcBorders>
              <w:top w:val="single" w:sz="2" w:space="0" w:color="999999"/>
              <w:left w:val="single" w:sz="2" w:space="0" w:color="999999"/>
              <w:bottom w:val="single" w:sz="2" w:space="0" w:color="999999"/>
              <w:right w:val="single" w:sz="2" w:space="0" w:color="999999"/>
            </w:tcBorders>
          </w:tcPr>
          <w:p w14:paraId="29A7F2CB" w14:textId="77777777" w:rsidR="00017171" w:rsidRPr="00EB1665" w:rsidRDefault="00017171" w:rsidP="00F43B2E">
            <w:pPr>
              <w:rPr>
                <w:sz w:val="18"/>
                <w:szCs w:val="18"/>
                <w:lang w:val="fr-CA"/>
              </w:rPr>
            </w:pPr>
            <w:r>
              <w:rPr>
                <w:sz w:val="18"/>
                <w:szCs w:val="18"/>
                <w:lang w:val="fr-CA"/>
              </w:rPr>
              <w:t xml:space="preserve">Type de responsabilité fédérale. </w:t>
            </w:r>
          </w:p>
        </w:tc>
        <w:tc>
          <w:tcPr>
            <w:tcW w:w="3260" w:type="dxa"/>
            <w:tcBorders>
              <w:top w:val="single" w:sz="2" w:space="0" w:color="999999"/>
              <w:left w:val="single" w:sz="2" w:space="0" w:color="999999"/>
              <w:bottom w:val="single" w:sz="2" w:space="0" w:color="999999"/>
              <w:right w:val="single" w:sz="2" w:space="0" w:color="999999"/>
            </w:tcBorders>
          </w:tcPr>
          <w:p w14:paraId="2B1A204D" w14:textId="77777777" w:rsidR="00017171" w:rsidRDefault="00017171" w:rsidP="00F43B2E">
            <w:pPr>
              <w:rPr>
                <w:sz w:val="18"/>
                <w:szCs w:val="18"/>
                <w:lang w:val="fr-CA"/>
              </w:rPr>
            </w:pPr>
            <w:r>
              <w:rPr>
                <w:sz w:val="18"/>
                <w:szCs w:val="18"/>
                <w:lang w:val="fr-CA"/>
              </w:rPr>
              <w:t xml:space="preserve">La valeur « A reserve as defined in the Indian Act » identifie les 4 550 sites situés sur des terres de réserve, avant l</w:t>
            </w:r>
            <w:del w:id="9063" w:author="Claude (vérification)" w:date="2026-10-01T00:00:00Z">
              <w:r>
                <w:rPr>
                  <w:sz w:val="18"/>
                  <w:szCs w:val="18"/>
                  <w:lang w:val="fr-CA"/>
                </w:rPr>
                <w:delText xml:space="preserve">'</w:delText>
              </w:r>
            </w:del>
            <w:ins w:id="9064" w:author="Claude (vérification)" w:date="2026-10-01T00:00:00Z">
              <w:r>
                <w:rPr>
                  <w:sz w:val="18"/>
                  <w:szCs w:val="18"/>
                  <w:lang w:val="fr-CA"/>
                </w:rPr>
                <w:t xml:space="preserve">’</w:t>
              </w:r>
            </w:ins>
            <w:r>
              <w:rPr>
                <w:sz w:val="18"/>
                <w:szCs w:val="18"/>
                <w:lang w:val="fr-CA"/>
              </w:rPr>
              <w:t xml:space="preserve">exclusion des 47 sites d</w:t>
            </w:r>
            <w:del w:id="9061" w:author="Claude (vérification)" w:date="2026-10-01T00:00:00Z">
              <w:r>
                <w:rPr>
                  <w:sz w:val="18"/>
                  <w:szCs w:val="18"/>
                  <w:lang w:val="fr-CA"/>
                </w:rPr>
                <w:delText xml:space="preserve">'</w:delText>
              </w:r>
            </w:del>
            <w:ins w:id="9062" w:author="Claude (vérification)" w:date="2026-10-01T00:00:00Z">
              <w:r>
                <w:rPr>
                  <w:sz w:val="18"/>
                  <w:szCs w:val="18"/>
                  <w:lang w:val="fr-CA"/>
                </w:rPr>
                <w:t xml:space="preserve">’</w:t>
              </w:r>
            </w:ins>
            <w:r>
              <w:rPr>
                <w:sz w:val="18"/>
                <w:szCs w:val="18"/>
                <w:lang w:val="fr-CA"/>
              </w:rPr>
              <w:t xml:space="preserve">autonomie gouvernementale.</w:t>
            </w:r>
          </w:p>
        </w:tc>
      </w:tr>
      <w:tr w:rsidR="00017171" w:rsidRPr="00AF1657" w14:paraId="3C02D9F5" w14:textId="77777777" w:rsidTr="001D7388">
        <w:tc>
          <w:tcPr>
            <w:tcW w:w="1982" w:type="dxa"/>
            <w:tcBorders>
              <w:top w:val="single" w:sz="2" w:space="0" w:color="999999"/>
              <w:left w:val="single" w:sz="2" w:space="0" w:color="999999"/>
              <w:bottom w:val="single" w:sz="2" w:space="0" w:color="999999"/>
              <w:right w:val="single" w:sz="2" w:space="0" w:color="999999"/>
            </w:tcBorders>
          </w:tcPr>
          <w:p w14:paraId="115345F5" w14:textId="77777777" w:rsidR="00017171" w:rsidRDefault="00017171" w:rsidP="00F43B2E">
            <w:pPr>
              <w:rPr>
                <w:sz w:val="18"/>
                <w:szCs w:val="18"/>
              </w:rPr>
            </w:pPr>
            <w:r>
              <w:rPr>
                <w:i/>
                <w:iCs/>
                <w:sz w:val="18"/>
                <w:szCs w:val="18"/>
                <w:lang w:val="fr-CA"/>
              </w:rPr>
              <w:t>sitename</w:t>
            </w:r>
          </w:p>
        </w:tc>
        <w:tc>
          <w:tcPr>
            <w:tcW w:w="3827" w:type="dxa"/>
            <w:tcBorders>
              <w:top w:val="single" w:sz="2" w:space="0" w:color="999999"/>
              <w:left w:val="single" w:sz="2" w:space="0" w:color="999999"/>
              <w:bottom w:val="single" w:sz="2" w:space="0" w:color="999999"/>
              <w:right w:val="single" w:sz="2" w:space="0" w:color="999999"/>
            </w:tcBorders>
          </w:tcPr>
          <w:p w14:paraId="42AF702A" w14:textId="77777777" w:rsidR="00017171" w:rsidRPr="00EB1665" w:rsidRDefault="00017171" w:rsidP="00F43B2E">
            <w:pPr>
              <w:rPr>
                <w:sz w:val="18"/>
                <w:szCs w:val="18"/>
                <w:lang w:val="fr-CA"/>
              </w:rPr>
            </w:pPr>
            <w:r>
              <w:rPr>
                <w:sz w:val="18"/>
                <w:szCs w:val="18"/>
                <w:lang w:val="fr-CA"/>
              </w:rPr>
              <w:t xml:space="preserve">Nom du site, suivant le format « NuméroBande - NomBande - NuméroRéserve - NOM RÉSERVE - IdentifiantSite ». </w:t>
            </w:r>
          </w:p>
        </w:tc>
        <w:tc>
          <w:tcPr>
            <w:tcW w:w="3260" w:type="dxa"/>
            <w:tcBorders>
              <w:top w:val="single" w:sz="2" w:space="0" w:color="999999"/>
              <w:left w:val="single" w:sz="2" w:space="0" w:color="999999"/>
              <w:bottom w:val="single" w:sz="2" w:space="0" w:color="999999"/>
              <w:right w:val="single" w:sz="2" w:space="0" w:color="999999"/>
            </w:tcBorders>
          </w:tcPr>
          <w:p w14:paraId="5F6EE2E2" w14:textId="77777777" w:rsidR="00017171" w:rsidRDefault="00017171" w:rsidP="00F43B2E">
            <w:pPr>
              <w:rPr>
                <w:sz w:val="18"/>
                <w:szCs w:val="18"/>
                <w:lang w:val="fr-CA"/>
              </w:rPr>
            </w:pPr>
            <w:r>
              <w:rPr>
                <w:sz w:val="18"/>
                <w:szCs w:val="18"/>
                <w:lang w:val="fr-CA"/>
              </w:rPr>
              <w:t>Le numéro de bande en est extrait pour 4 318 des 4 503 sites sur réserve.</w:t>
            </w:r>
          </w:p>
        </w:tc>
      </w:tr>
    </w:tbl>
    <w:p w14:paraId="54706E62" w14:textId="77777777" w:rsidR="001D1E59" w:rsidRDefault="00000000">
      <w:pPr>
        <w:spacing w:after="180" w:line="240" w:lineRule="auto"/>
        <w:rPr>
          <w:sz w:val="18"/>
          <w:szCs w:val="18"/>
          <w:lang w:val="fr-CA"/>
        </w:rPr>
      </w:pPr>
      <w:r>
        <w:rPr>
          <w:sz w:val="18"/>
          <w:szCs w:val="18"/>
          <w:lang w:val="fr-CA"/>
        </w:rPr>
        <w:t>Source : FCSI et son dictionnaire de données (Secrétariat du Conseil du Trésor du Canada, 2023).</w:t>
      </w:r>
    </w:p>
    <w:p w14:paraId="78479265" w14:textId="77777777" w:rsidR="0089432F" w:rsidRPr="00DE3DBA" w:rsidRDefault="00B624A8">
      <w:pPr>
        <w:pStyle w:val="Heading3"/>
        <w:keepNext/>
        <w:keepLines/>
        <w:rPr>
          <w:lang w:val="fr-CA"/>
        </w:rPr>
      </w:pPr>
      <w:bookmarkStart w:id="64" w:name="_Toc231927719"/>
      <w:bookmarkStart w:id="65" w:name="_Toc235283010"/>
      <w:bookmarkStart w:id="66" w:name="_Toc239784758"/>
      <w:r>
        <w:rPr>
          <w:lang w:val="fr-CA"/>
        </w:rPr>
        <w:t>3.3.1 Variables dépendantes</w:t>
      </w:r>
      <w:bookmarkEnd w:id="64"/>
      <w:bookmarkEnd w:id="65"/>
      <w:bookmarkEnd w:id="66"/>
    </w:p>
    <w:p w14:paraId="6CC82300" w14:textId="77777777" w:rsidR="00436C4F" w:rsidRPr="00436C4F" w:rsidRDefault="003D4358" w:rsidP="003D4358">
      <w:pPr>
        <w:jc w:val="both"/>
        <w:rPr>
          <w:lang w:val="fr-CA"/>
        </w:rPr>
      </w:pPr>
      <w:bookmarkStart w:id="67" w:name="_Toc231927720"/>
      <w:bookmarkStart w:id="68" w:name="_Toc235283011"/>
      <w:r>
        <w:rPr>
          <w:b/>
          <w:bCs/>
          <w:i/>
          <w:iCs/>
          <w:lang w:val="fr-CA"/>
        </w:rPr>
        <w:t>Priorité d’action (y_priorite)</w:t>
      </w:r>
      <w:r>
        <w:rPr>
          <w:b/>
          <w:bCs/>
          <w:lang w:val="fr-CA"/>
        </w:rPr>
        <w:t> :</w:t>
      </w:r>
      <w:r>
        <w:rPr>
          <w:lang w:val="fr-CA"/>
        </w:rPr>
        <w:t xml:space="preserve"> Variable binaire égale à 1 lorsque </w:t>
      </w:r>
      <w:r>
        <w:rPr>
          <w:i/>
          <w:iCs/>
          <w:lang w:val="fr-CA"/>
        </w:rPr>
        <w:t>class</w:t>
      </w:r>
      <w:r>
        <w:rPr>
          <w:lang w:val="fr-CA"/>
        </w:rPr>
        <w:t xml:space="preserve"> vaut haute, moyenne ou basse priorité et à 0 lorsque </w:t>
      </w:r>
      <w:r>
        <w:rPr>
          <w:i/>
          <w:iCs/>
          <w:lang w:val="fr-CA"/>
        </w:rPr>
        <w:t>class</w:t>
      </w:r>
      <w:r>
        <w:rPr>
          <w:lang w:val="fr-CA"/>
        </w:rPr>
        <w:t xml:space="preserve"> vaut « Not a Priority for Action ». Elle </w:t>
        <w:lastRenderedPageBreak/>
        <w:t xml:space="preserve">est manquante lorsque </w:t>
      </w:r>
      <w:r>
        <w:rPr>
          <w:i/>
          <w:iCs/>
          <w:lang w:val="fr-CA"/>
        </w:rPr>
        <w:t>class</w:t>
      </w:r>
      <w:r>
        <w:rPr>
          <w:lang w:val="fr-CA"/>
        </w:rPr>
        <w:t xml:space="preserve"> est vide ou vaut « Insufficient Information ». Les modèles concernés utilisent 10 621 sites classés et excluent 13 180 classifications indéterminées. La mesure capture les sites où une contamination a été confirmée et une intervention est jugée nécessaire selon l’évaluation fédérale. </w:t>
      </w:r>
    </w:p>
    <w:p w14:paraId="54F3B002" w14:textId="77777777" w:rsidR="00CD10B2" w:rsidRPr="009F5BC6" w:rsidRDefault="003D4358" w:rsidP="003D4358">
      <w:pPr>
        <w:jc w:val="both"/>
        <w:rPr>
          <w:lang w:val="fr-CA"/>
        </w:rPr>
      </w:pPr>
      <w:r>
        <w:rPr>
          <w:b/>
          <w:bCs/>
          <w:i/>
          <w:iCs/>
          <w:lang w:val="fr-CA"/>
        </w:rPr>
        <w:t>Site actif (y_actif)</w:t>
      </w:r>
      <w:r>
        <w:rPr>
          <w:b/>
          <w:bCs/>
          <w:lang w:val="fr-CA"/>
        </w:rPr>
        <w:t> :</w:t>
      </w:r>
      <w:r>
        <w:rPr>
          <w:lang w:val="fr-CA"/>
        </w:rPr>
        <w:t xml:space="preserve"> Variable binaire égale à 1 si le statut du site est « Active » ; 0 si le site est « Closed » (fermé) ou « Suspected » (soupçonné). Elle indique si le site fait l’objet d’une gestion active au moment de la dernière mise à jour.</w:t>
      </w:r>
    </w:p>
    <w:p w14:paraId="23B4240E" w14:textId="77777777" w:rsidR="00A47E07" w:rsidRPr="007F5DB8" w:rsidRDefault="00A47E07" w:rsidP="003D4358">
      <w:pPr>
        <w:jc w:val="both"/>
        <w:rPr>
          <w:lang w:val="fr-CA"/>
        </w:rPr>
      </w:pPr>
    </w:p>
    <w:p w14:paraId="50D7F311" w14:textId="77777777" w:rsidR="003D4358" w:rsidRPr="00DE3DBA" w:rsidRDefault="003D4358" w:rsidP="003D4358">
      <w:pPr>
        <w:jc w:val="both"/>
        <w:rPr>
          <w:lang w:val="fr-CA"/>
        </w:rPr>
      </w:pPr>
      <w:r>
        <w:rPr>
          <w:b/>
          <w:bCs/>
          <w:i/>
          <w:iCs/>
          <w:lang w:val="fr-CA"/>
        </w:rPr>
        <w:t>Haute priorité (y_haute</w:t>
      </w:r>
      <w:r>
        <w:rPr>
          <w:b/>
          <w:bCs/>
          <w:lang w:val="fr-CA"/>
        </w:rPr>
        <w:t xml:space="preserve">) : </w:t>
      </w:r>
      <w:r>
        <w:rPr>
          <w:lang w:val="fr-CA"/>
        </w:rPr>
        <w:t xml:space="preserve">Variable binaire égale à 1 si le site est spécifiquement classé « High Priority for Action » ; 0 autrement. Elle reste manquante pour une classe vide ou insuffisamment documentée. Cette classification ne mesure pas directement la gravité physique de la contamination. La mesure repère les sites classés « High Priority for Action » et sert de vérification de robustesse. </w:t>
      </w:r>
    </w:p>
    <w:p w14:paraId="0794C60B" w14:textId="77777777" w:rsidR="0089432F" w:rsidRPr="00DE3DBA" w:rsidRDefault="00B624A8">
      <w:pPr>
        <w:pStyle w:val="Heading3"/>
        <w:keepNext/>
        <w:keepLines/>
        <w:rPr>
          <w:lang w:val="fr-CA"/>
        </w:rPr>
      </w:pPr>
      <w:bookmarkStart w:id="69" w:name="_Toc239784759"/>
      <w:r>
        <w:rPr>
          <w:lang w:val="fr-CA"/>
        </w:rPr>
        <w:t>3.3.2 Variables explicatives et contrôles</w:t>
      </w:r>
      <w:bookmarkEnd w:id="67"/>
      <w:bookmarkEnd w:id="68"/>
      <w:bookmarkEnd w:id="69"/>
    </w:p>
    <w:p w14:paraId="717E58ED" w14:textId="77777777" w:rsidR="00205AD3" w:rsidRDefault="003D4358" w:rsidP="003D4358">
      <w:pPr>
        <w:jc w:val="both"/>
        <w:rPr>
          <w:lang w:val="fr-CA"/>
        </w:rPr>
      </w:pPr>
      <w:r>
        <w:rPr>
          <w:b/>
          <w:bCs/>
          <w:i/>
          <w:iCs/>
          <w:lang w:val="fr-CA"/>
        </w:rPr>
        <w:t xml:space="preserve">reserve_lma </w:t>
      </w:r>
      <w:r>
        <w:rPr>
          <w:lang w:val="fr-CA"/>
        </w:rPr>
        <w:t xml:space="preserve">est une variable binaire égale à 1 si le site est sur une réserve dont la Première Nation a un code foncier opérationnel sous le FNLM (1 132 sites). </w:t>
      </w:r>
    </w:p>
    <w:p w14:paraId="17268080" w14:textId="77777777" w:rsidR="003D4358" w:rsidRPr="00DE3DBA" w:rsidRDefault="003D4358" w:rsidP="003D4358">
      <w:pPr>
        <w:jc w:val="both"/>
        <w:rPr>
          <w:lang w:val="fr-CA"/>
        </w:rPr>
      </w:pPr>
      <w:r>
        <w:rPr>
          <w:b/>
          <w:bCs/>
          <w:i/>
          <w:iCs/>
          <w:lang w:val="fr-CA"/>
        </w:rPr>
        <w:t>reserve_non_lma</w:t>
      </w:r>
      <w:r>
        <w:rPr>
          <w:lang w:val="fr-CA"/>
        </w:rPr>
        <w:t xml:space="preserve"> est une variable binaire égale à 1 si le site est sur une réserve dont la Première Nation n’opère pas sous le FNLM (3 371 sites). La catégorie de référence comprend les sites fédéraux hors réserve (19 298 sites).</w:t>
      </w:r>
    </w:p>
    <w:p w14:paraId="3B1C607A" w14:textId="77777777" w:rsidR="00832749" w:rsidRPr="00377D73" w:rsidRDefault="00B624A8">
      <w:pPr>
        <w:jc w:val="both"/>
        <w:rPr>
          <w:lang w:val="fr-CA"/>
        </w:rPr>
      </w:pPr>
      <w:r>
        <w:rPr>
          <w:b/>
          <w:bCs/>
          <w:i/>
          <w:iCs/>
          <w:lang w:val="fr-CA"/>
        </w:rPr>
        <w:t xml:space="preserve">fnlm_it </w:t>
      </w:r>
      <w:r>
        <w:rPr>
          <w:lang w:val="fr-CA"/>
        </w:rPr>
        <w:t xml:space="preserve">est l</w:t>
      </w:r>
      <w:del w:id="9067" w:author="Claude (vérification)" w:date="2026-10-01T00:00:00Z">
        <w:r>
          <w:rPr>
            <w:lang w:val="fr-CA"/>
          </w:rPr>
          <w:delText xml:space="preserve">'</w:delText>
        </w:r>
      </w:del>
      <w:ins w:id="9068" w:author="Claude (vérification)" w:date="2026-10-01T00:00:00Z">
        <w:r>
          <w:rPr>
            <w:lang w:val="fr-CA"/>
          </w:rPr>
          <w:t xml:space="preserve">’</w:t>
        </w:r>
      </w:ins>
      <w:r>
        <w:rPr>
          <w:lang w:val="fr-CA"/>
        </w:rPr>
        <w:t xml:space="preserve">indicateur de traitement du panel. Il vaut 1 pour les exercices où le code foncier de la Première Nation du site est en vigueur et 0 auparavant. Les 213 sites FNLM dont la date d</w:t>
      </w:r>
      <w:del w:id="9065" w:author="Claude (vérification)" w:date="2026-10-01T00:00:00Z">
        <w:r>
          <w:rPr>
            <w:lang w:val="fr-CA"/>
          </w:rPr>
          <w:delText xml:space="preserve">'</w:delText>
        </w:r>
      </w:del>
      <w:ins w:id="9066" w:author="Claude (vérification)" w:date="2026-10-01T00:00:00Z">
        <w:r>
          <w:rPr>
            <w:lang w:val="fr-CA"/>
          </w:rPr>
          <w:t xml:space="preserve">’</w:t>
        </w:r>
      </w:ins>
      <w:r>
        <w:rPr>
          <w:lang w:val="fr-CA"/>
        </w:rPr>
        <w:t xml:space="preserve">entrée en vigueur est inconnue conservent une valeur manquante, jamais recodée en 0. </w:t>
      </w:r>
    </w:p>
    <w:p w14:paraId="4AAE0814" w14:textId="77777777" w:rsidR="0089432F" w:rsidRPr="00DE3DBA" w:rsidRDefault="00B624A8">
      <w:pPr>
        <w:jc w:val="both"/>
        <w:rPr>
          <w:lang w:val="fr-CA"/>
        </w:rPr>
      </w:pPr>
      <w:r>
        <w:rPr>
          <w:lang w:val="fr-CA"/>
        </w:rPr>
        <w:t xml:space="preserve">Les contrôles incluent des variables indicatrices pour </w:t>
      </w:r>
      <w:del w:id="9014" w:author="Claude (vérification)" w:date="2026-10-01T00:00:00Z">
        <w:r>
          <w:rPr>
            <w:lang w:val="fr-CA"/>
          </w:rPr>
          <w:delText xml:space="preserve">les 13 provinces et territoires (effets fixes provinciaux, avec l’Alberta comme catégorie de référence)</w:delText>
        </w:r>
      </w:del>
      <w:ins w:id="9015" w:author="Claude (vérification)" w:date="2026-10-01T00:00:00Z">
        <w:r>
          <w:rPr>
            <w:lang w:val="fr-CA"/>
          </w:rPr>
          <w:t xml:space="preserve">12 des 13 provinces et territoires (effets fixes provinciaux), l’Alberta servant de catégorie de référence</w:t>
        </w:r>
      </w:ins>
      <w:r>
        <w:rPr>
          <w:lang w:val="fr-CA"/>
        </w:rPr>
        <w:t xml:space="preserve">. Ces effets fixes </w:t>
      </w:r>
      <w:del w:id="9016" w:author="Claude (vérification)" w:date="2026-10-01T00:00:00Z">
        <w:r>
          <w:rPr>
            <w:lang w:val="fr-CA"/>
          </w:rPr>
          <w:delText xml:space="preserve">analysent</w:delText>
        </w:r>
      </w:del>
      <w:ins w:id="9017" w:author="Claude (vérification)" w:date="2026-10-01T00:00:00Z">
        <w:r>
          <w:rPr>
            <w:lang w:val="fr-CA"/>
          </w:rPr>
          <w:t xml:space="preserve">captent</w:t>
        </w:r>
      </w:ins>
      <w:r>
        <w:rPr>
          <w:lang w:val="fr-CA"/>
        </w:rPr>
        <w:t xml:space="preserve"> les différences régionales dans les normes environnementales, la composition industrielle, la densité de sites contaminés, et d’autres facteurs géographiques.</w:t>
      </w:r>
    </w:p>
    <w:p w14:paraId="1178C65A" w14:textId="77777777" w:rsidR="0089432F" w:rsidRPr="00DE3DBA" w:rsidRDefault="00B624A8">
      <w:pPr>
        <w:pStyle w:val="Heading2"/>
        <w:keepNext/>
        <w:keepLines/>
        <w:rPr>
          <w:lang w:val="fr-CA"/>
        </w:rPr>
      </w:pPr>
      <w:bookmarkStart w:id="70" w:name="_Toc231927721"/>
      <w:bookmarkStart w:id="71" w:name="_Toc235283012"/>
      <w:bookmarkStart w:id="72" w:name="_Toc239784760"/>
      <w:r>
        <w:rPr>
          <w:lang w:val="fr-CA"/>
        </w:rPr>
        <w:t>3.4 Spécification économétrique</w:t>
      </w:r>
      <w:bookmarkEnd w:id="70"/>
      <w:bookmarkEnd w:id="71"/>
      <w:bookmarkEnd w:id="72"/>
    </w:p>
    <w:p w14:paraId="615E316D" w14:textId="77777777" w:rsidR="0089432F" w:rsidRPr="00DE3DBA" w:rsidRDefault="00B624A8">
      <w:pPr>
        <w:jc w:val="both"/>
        <w:rPr>
          <w:lang w:val="fr-CA"/>
        </w:rPr>
      </w:pPr>
      <w:r>
        <w:rPr>
          <w:lang w:val="fr-CA"/>
        </w:rPr>
        <w:t>Nous estimons un modèle de probabilité linéaire (LPM) de la forme :</w:t>
      </w:r>
    </w:p>
    <w:p w14:paraId="759B0E6B" w14:textId="77777777" w:rsidR="00F76524" w:rsidRPr="00DE3DBA" w:rsidRDefault="00B624A8">
      <w:pPr>
        <w:tabs>
          <w:tab w:val="center" w:pos="4277"/>
          <w:tab w:val="right" w:pos="8555"/>
        </w:tabs>
        <w:spacing w:before="160" w:after="160"/>
        <w:rPr>
          <w:lang w:val="fr-CA"/>
        </w:rPr>
      </w:pPr>
      <w:r>
        <w:rPr>
          <w:b/>
          <w:bCs/>
          <w:lang w:val="fr-CA"/>
        </w:rPr>
        <w:lastRenderedPageBreak/>
        <w:tab/>
        <w:t>y</w:t>
      </w:r>
      <w:r>
        <w:rPr>
          <w:b/>
          <w:bCs/>
        </w:rPr>
        <w:t>ᵢ</w:t>
      </w:r>
      <w:r>
        <w:rPr>
          <w:b/>
          <w:bCs/>
          <w:lang w:val="fr-CA"/>
        </w:rPr>
        <w:t xml:space="preserve"> = </w:t>
      </w:r>
      <w:r>
        <w:rPr>
          <w:b/>
          <w:bCs/>
        </w:rPr>
        <w:t>β</w:t>
      </w:r>
      <w:r>
        <w:rPr>
          <w:b/>
          <w:bCs/>
          <w:lang w:val="fr-CA"/>
        </w:rPr>
        <w:t xml:space="preserve">₀ + </w:t>
      </w:r>
      <w:r>
        <w:rPr>
          <w:b/>
          <w:bCs/>
        </w:rPr>
        <w:t>β</w:t>
      </w:r>
      <w:r>
        <w:rPr>
          <w:b/>
          <w:bCs/>
          <w:lang w:val="fr-CA"/>
        </w:rPr>
        <w:t xml:space="preserve">₁ </w:t>
      </w:r>
      <w:r>
        <w:rPr>
          <w:b/>
          <w:bCs/>
          <w:i/>
          <w:iCs/>
          <w:lang w:val="fr-CA"/>
        </w:rPr>
        <w:t>reserve_lma</w:t>
      </w:r>
      <w:r>
        <w:rPr>
          <w:b/>
          <w:bCs/>
        </w:rPr>
        <w:t>ᵢ</w:t>
      </w:r>
      <w:r>
        <w:rPr>
          <w:b/>
          <w:bCs/>
          <w:lang w:val="fr-CA"/>
        </w:rPr>
        <w:t xml:space="preserve"> + </w:t>
      </w:r>
      <w:r>
        <w:rPr>
          <w:b/>
          <w:bCs/>
        </w:rPr>
        <w:t>β</w:t>
      </w:r>
      <w:r>
        <w:rPr>
          <w:b/>
          <w:bCs/>
          <w:lang w:val="fr-CA"/>
        </w:rPr>
        <w:t xml:space="preserve">₂ </w:t>
      </w:r>
      <w:r>
        <w:rPr>
          <w:b/>
          <w:bCs/>
          <w:i/>
          <w:iCs/>
          <w:lang w:val="fr-CA"/>
        </w:rPr>
        <w:t>reserve_non_lma</w:t>
      </w:r>
      <w:r>
        <w:rPr>
          <w:b/>
          <w:bCs/>
        </w:rPr>
        <w:t>ᵢ</w:t>
      </w:r>
      <w:r>
        <w:rPr>
          <w:b/>
          <w:bCs/>
          <w:lang w:val="fr-CA"/>
        </w:rPr>
        <w:t xml:space="preserve"> + </w:t>
      </w:r>
      <w:r>
        <w:rPr>
          <w:b/>
          <w:bCs/>
        </w:rPr>
        <w:t>γ</w:t>
      </w:r>
      <w:r>
        <w:rPr>
          <w:b/>
          <w:bCs/>
          <w:lang w:val="fr-CA"/>
        </w:rPr>
        <w:t xml:space="preserve"> Province</w:t>
      </w:r>
      <w:r>
        <w:rPr>
          <w:b/>
          <w:bCs/>
        </w:rPr>
        <w:t>ᵢ</w:t>
      </w:r>
      <w:r>
        <w:rPr>
          <w:b/>
          <w:bCs/>
          <w:lang w:val="fr-CA"/>
        </w:rPr>
        <w:t xml:space="preserve"> + </w:t>
      </w:r>
      <w:r>
        <w:rPr>
          <w:b/>
          <w:bCs/>
        </w:rPr>
        <w:t>εᵢ</w:t>
      </w:r>
      <w:r>
        <w:rPr>
          <w:b/>
          <w:bCs/>
          <w:lang w:val="fr-CA"/>
        </w:rPr>
        <w:t xml:space="preserve"> </w:t>
        <w:tab/>
        <w:t>(1)</w:t>
      </w:r>
    </w:p>
    <w:p w14:paraId="58850752" w14:textId="77777777" w:rsidR="002862B5" w:rsidRDefault="00000000">
      <w:pPr>
        <w:jc w:val="both"/>
        <w:rPr>
          <w:lang w:val="fr-CA"/>
        </w:rPr>
      </w:pPr>
      <w:r>
        <w:rPr>
          <w:lang w:val="fr-CA"/>
        </w:rPr>
        <w:t>Dans cette équation, i désigne le site et yᵢ représente la variable dépendante. Nous estimons le modèle séparément pour trois variables : la priorité d’action, le statut actif et la haute priorité. Pour la priorité d’action, yᵢ vaut 1 si le site est classé en priorité haute, moyenne ou basse, et 0 s’il est classé non prioritaire. Pour le statut actif, yᵢ vaut 1 si le dossier est actif, et 0 s’il est fermé ou soupçonné. Enfin, pour la haute priorité, yᵢ vaut 1 si le site est classé en haute priorité, et 0 pour les autres classifications informatives. Les sites dont la classification est vide ou insuffisamment documentée sont exclus des modèles de priorité d’action et de haute priorité.</w:t>
      </w:r>
    </w:p>
    <w:p w14:paraId="0276B6B9" w14:textId="77777777" w:rsidR="00FE6B3E" w:rsidRDefault="00FE6B3E" w:rsidP="00436C4F">
      <w:pPr>
        <w:jc w:val="both"/>
        <w:rPr>
          <w:lang w:val="fr-CA"/>
        </w:rPr>
      </w:pPr>
      <w:r>
        <w:rPr>
          <w:lang w:val="fr-CA"/>
        </w:rPr>
        <w:t xml:space="preserve">Les erreurs-types sont regroupées afin de tenir compte de la corrélation entre les sites rattachés à une même Première Nation. Pour les sites sur réserve, le regroupement est effectué à partir du numéro de bande lorsqu’il est disponible, et sinon à partir du nom de bande normalisé. Pour les observations hors réserve, qui ne peuvent pas être rattachées à une Première Nation, le regroupement est fait au niveau du site.</w:t>
      </w:r>
    </w:p>
    <w:p w14:paraId="1F4C9A32" w14:textId="77777777" w:rsidR="00F76524" w:rsidRPr="00436C4F" w:rsidRDefault="00B624A8" w:rsidP="00436C4F">
      <w:pPr>
        <w:jc w:val="both"/>
        <w:rPr>
          <w:lang w:val="fr-CA"/>
        </w:rPr>
      </w:pPr>
      <w:r>
        <w:rPr>
          <w:lang w:val="fr-CA"/>
        </w:rPr>
        <w:t>Les sites sur réserve forment 117 grappes dans le groupe FNLM, avec une médiane de huit sites par grappe, et 575 grappes dans les autres réserves, avec une médiane de trois, soit 692 grappes sur réserve au total. Ce décompte porte sur la partition d’inférence : les 127 et 595 noms de bande normalisés mentionnés plus loin en forment une autre, voisine mais distincte, la consolidation ayant réuni sous une même grappe des libellés différents rattachés à une même Nation. L’inférence sur le statut FNLM repose donc sur 117 grappes traitées et non sur 1 132 observations indépendantes. Les sites hors réserve, faute de nation de rattachement, sont regroupés au niveau du site et forment autant de grappes d’une seule observation. Les erreurs-types HC1 sont présentées comme sensibilité.</w:t>
      </w:r>
    </w:p>
    <w:p w14:paraId="58C4327A" w14:textId="77777777" w:rsidR="00377D73" w:rsidRDefault="003D4358" w:rsidP="00377D73">
      <w:pPr>
        <w:jc w:val="both"/>
        <w:rPr>
          <w:lang w:val="fr-CA"/>
        </w:rPr>
      </w:pPr>
      <w:r>
        <w:rPr>
          <w:lang w:val="fr-CA"/>
        </w:rPr>
        <w:t xml:space="preserve">Toutes choses égales par ailleurs, le coefficient </w:t>
      </w:r>
      <w:r>
        <w:t>β</w:t>
      </w:r>
      <w:r>
        <w:rPr>
          <w:lang w:val="fr-CA"/>
        </w:rPr>
        <w:t xml:space="preserve">₁ mesure la différence dans la probabilité que le site soit classé prioritaire, actif ou de haute priorité, selon la variable dépendante considérée, entre les réserves sous le FNLM et les sites hors réserve. Le coefficient </w:t>
      </w:r>
      <w:r>
        <w:t>β</w:t>
      </w:r>
      <w:r>
        <w:rPr>
          <w:lang w:val="fr-CA"/>
        </w:rPr>
        <w:t xml:space="preserve">₂ mesure cette même différence pour les réserves sans le FNLM. La différence </w:t>
      </w:r>
      <w:r>
        <w:t>β</w:t>
      </w:r>
      <w:r>
        <w:rPr>
          <w:lang w:val="fr-CA"/>
        </w:rPr>
        <w:t xml:space="preserve">₁ - </w:t>
      </w:r>
      <w:r>
        <w:t>β</w:t>
      </w:r>
      <w:r>
        <w:rPr>
          <w:lang w:val="fr-CA"/>
        </w:rPr>
        <w:t xml:space="preserve">₂ capture l’effet différentiel associé au statut FNLM, et nous testons son importance à l’aide d’un test de Wald. </w:t>
      </w:r>
    </w:p>
    <w:p w14:paraId="79D159A5" w14:textId="77777777" w:rsidR="00377D73" w:rsidRPr="00377D73" w:rsidRDefault="00377D73" w:rsidP="00377D73">
      <w:pPr>
        <w:jc w:val="both"/>
        <w:rPr>
          <w:lang w:val="fr-CA"/>
        </w:rPr>
      </w:pPr>
      <w:r>
        <w:rPr>
          <w:lang w:val="fr-CA"/>
        </w:rPr>
        <w:lastRenderedPageBreak/>
        <w:t xml:space="preserve">Le modèle LPM est retenu plutôt qu’un probit ou un logit pour la simplicité de son interprétation. Les coefficients indiquent directement comment une variable est associée à une variation de la probabilité du résultat étudié (Angrist et Pischke, 2009). </w:t>
      </w:r>
    </w:p>
    <w:p w14:paraId="6F68FB49" w14:textId="77777777" w:rsidR="00F627A2" w:rsidRPr="00DE3DBA" w:rsidRDefault="00B624A8" w:rsidP="00377D73">
      <w:pPr>
        <w:pStyle w:val="Heading3"/>
        <w:keepNext/>
        <w:keepLines/>
        <w:rPr>
          <w:lang w:val="fr-CA"/>
        </w:rPr>
      </w:pPr>
      <w:bookmarkStart w:id="73" w:name="_Toc239784761"/>
      <w:r>
        <w:rPr>
          <w:lang w:val="fr-CA"/>
        </w:rPr>
        <w:t>3.4.1 Logique des comparaisons et séquence des spécifications</w:t>
      </w:r>
      <w:bookmarkEnd w:id="73"/>
    </w:p>
    <w:p w14:paraId="297D1289" w14:textId="77777777" w:rsidR="00585FCD" w:rsidRPr="00585FCD" w:rsidRDefault="00585FCD" w:rsidP="00585FCD">
      <w:pPr>
        <w:tabs>
          <w:tab w:val="center" w:pos="4277"/>
          <w:tab w:val="right" w:pos="8555"/>
        </w:tabs>
        <w:spacing w:before="160" w:after="160"/>
        <w:rPr>
          <w:lang w:val="fr-CA"/>
        </w:rPr>
      </w:pPr>
      <w:r>
        <w:rPr>
          <w:lang w:val="fr-CA"/>
        </w:rPr>
        <w:t xml:space="preserve">Les modèles sans effets fixes provinciaux comparent les sites sur réserve aux sites hors réserve dans l’ensemble de l’échantillon. Les différences qu’on observe peuvent donc refléter à la fois les caractéristiques propres aux provinces et les différences entre les groupes. Avec les effets fixes provinciaux, la comparaison porte sur des sites situés dans la même province. Cela permet de mieux encadrer les différences entre les groupes, sans donner une interprétation causale.</w:t>
      </w:r>
    </w:p>
    <w:p w14:paraId="3E3CE4B7" w14:textId="77777777" w:rsidR="00585FCD" w:rsidRDefault="00585FCD" w:rsidP="00585FCD">
      <w:pPr>
        <w:tabs>
          <w:tab w:val="center" w:pos="4277"/>
          <w:tab w:val="right" w:pos="8555"/>
        </w:tabs>
        <w:spacing w:before="160" w:after="160"/>
        <w:rPr>
          <w:lang w:val="fr-CA"/>
        </w:rPr>
      </w:pPr>
      <w:r>
        <w:rPr>
          <w:lang w:val="fr-CA"/>
        </w:rPr>
        <w:t xml:space="preserve">Dans le modèle groupé, les sites hors réserve servent de groupe de référence. Le coefficient β₁ compare les sites FNLM aux sites hors réserve, tandis que β₂ compare les autres réserves aux sites hors réserve. Nous testons β₁ = β₂ pour savoir si les sites FNLM diffèrent de ceux des autres réserves. </w:t>
      </w:r>
    </w:p>
    <w:p w14:paraId="411F1D3E" w14:textId="77777777" w:rsidR="00585FCD" w:rsidRDefault="00585FCD" w:rsidP="00585FCD">
      <w:pPr>
        <w:tabs>
          <w:tab w:val="center" w:pos="4277"/>
          <w:tab w:val="right" w:pos="8555"/>
        </w:tabs>
        <w:spacing w:before="160" w:after="160"/>
        <w:rPr>
          <w:lang w:val="fr-CA"/>
        </w:rPr>
      </w:pPr>
      <w:r>
        <w:rPr>
          <w:lang w:val="fr-CA"/>
        </w:rPr>
        <w:t>Le Tableau 4.2 présente les coefficients, leurs erreurs-types et la valeur p du test entre les deux groupes de réserves.</w:t>
      </w:r>
    </w:p>
    <w:p w14:paraId="61B1A86A" w14:textId="77777777" w:rsidR="00585FCD" w:rsidRPr="00585FCD" w:rsidRDefault="00585FCD" w:rsidP="00585FCD">
      <w:pPr>
        <w:tabs>
          <w:tab w:val="center" w:pos="4277"/>
          <w:tab w:val="right" w:pos="8555"/>
        </w:tabs>
        <w:spacing w:before="160" w:after="160"/>
        <w:rPr>
          <w:lang w:val="fr-CA"/>
        </w:rPr>
      </w:pPr>
    </w:p>
    <w:p w14:paraId="7796E2FD" w14:textId="77777777" w:rsidR="00F76524" w:rsidRPr="00DE3DBA" w:rsidRDefault="00B624A8">
      <w:pPr>
        <w:tabs>
          <w:tab w:val="center" w:pos="4277"/>
          <w:tab w:val="right" w:pos="8555"/>
        </w:tabs>
        <w:spacing w:before="160" w:after="160"/>
        <w:rPr>
          <w:lang w:val="fr-CA"/>
        </w:rPr>
      </w:pPr>
      <w:r>
        <w:rPr>
          <w:b/>
          <w:bCs/>
          <w:lang w:val="fr-CA"/>
        </w:rPr>
        <w:t>H₀ : β₁ = β₂ contre H₁ : β₁ ≠ β₂ (2)</w:t>
      </w:r>
    </w:p>
    <w:p w14:paraId="728F071B" w14:textId="77777777" w:rsidR="00EC5D77" w:rsidRPr="00DE3DBA" w:rsidRDefault="00EC5D77" w:rsidP="00EC5D77">
      <w:pPr>
        <w:jc w:val="both"/>
        <w:rPr>
          <w:lang w:val="fr-CA"/>
        </w:rPr>
      </w:pPr>
    </w:p>
    <w:p w14:paraId="7410991B" w14:textId="77777777" w:rsidR="00F627A2" w:rsidRPr="001C5770" w:rsidRDefault="00ED59D8" w:rsidP="00EC5D77">
      <w:pPr>
        <w:jc w:val="both"/>
        <w:rPr>
          <w:lang w:val="fr-CA"/>
        </w:rPr>
      </w:pPr>
      <w:r>
        <w:rPr>
          <w:lang w:val="fr-CA"/>
        </w:rPr>
        <w:t xml:space="preserve">Ce modèle utilise peu de variables de contrôle, surtout en raison des limites des données disponibles. La présence d’une variable dans le FCSI ne suffit pas à justifier son ajout au modèle. Certaines variables sont mesurées après l’adoption du FNLM, peuvent être influencées par la gestion du dossier ou contiennent beaucoup de valeurs manquantes.</w:t>
      </w:r>
    </w:p>
    <w:p w14:paraId="3BCE9C37" w14:textId="77777777" w:rsidR="00EC5D77" w:rsidRPr="00DE3DBA" w:rsidRDefault="00EC5D77" w:rsidP="00EC5D77">
      <w:pPr>
        <w:jc w:val="both"/>
        <w:rPr>
          <w:lang w:val="fr-CA"/>
        </w:rPr>
      </w:pPr>
    </w:p>
    <w:p w14:paraId="004BCA1E" w14:textId="77777777" w:rsidR="001C5770" w:rsidRDefault="000B154C" w:rsidP="00EC5D77">
      <w:pPr>
        <w:jc w:val="both"/>
        <w:rPr>
          <w:lang w:val="fr-CA"/>
        </w:rPr>
      </w:pPr>
      <w:r>
        <w:rPr>
          <w:lang w:val="fr-CA"/>
        </w:rPr>
        <w:t xml:space="preserve">L’analyse tient aussi compte du fait que le statut FNLM ne varie pas d’un site à l’autre mais d’une nation à l’autre, alors qu’une même nation compte souvent plusieurs sites. </w:t>
      </w:r>
    </w:p>
    <w:p w14:paraId="76959618" w14:textId="77777777" w:rsidR="001C5770" w:rsidRPr="001C5770" w:rsidRDefault="001C5770" w:rsidP="00EC5D77">
      <w:pPr>
        <w:jc w:val="both"/>
        <w:rPr>
          <w:lang w:val="fr-CA"/>
        </w:rPr>
      </w:pPr>
      <w:r>
        <w:rPr>
          <w:lang w:val="fr-CA"/>
        </w:rPr>
        <w:t xml:space="preserve">Premièrement, les erreurs-types sont regroupées par Première Nation. Sans cette correction, les sites d’une même nation seraient traités comme des observations indépendantes, ce qui donnerait des erreurs-types trop faibles. En effet, nous remarquons dans le Tableau 4.9 que l’erreur-type du </w:t>
      </w:r>
      <w:del w:id="9018" w:author="Claude (vérification)" w:date="2026-10-01T00:00:00Z">
        <w:r>
          <w:rPr>
            <w:lang w:val="fr-CA"/>
          </w:rPr>
          <w:delText xml:space="preserve">statut actif passe de 0,015</w:delText>
        </w:r>
      </w:del>
      <w:ins w:id="9019" w:author="Claude (vérification)" w:date="2026-10-01T00:00:00Z">
        <w:r>
          <w:rPr>
            <w:lang w:val="fr-CA"/>
          </w:rPr>
          <w:t xml:space="preserve">coefficient FNLM pour le statut actif (colonne 4) passe de 0,015 avec HC1</w:t>
        </w:r>
      </w:ins>
      <w:r>
        <w:rPr>
          <w:lang w:val="fr-CA"/>
        </w:rPr>
        <w:t xml:space="preserve"> à 0,029 après le regroupement.</w:t>
      </w:r>
    </w:p>
    <w:p w14:paraId="63AC1592" w14:textId="77777777" w:rsidR="001C5770" w:rsidRDefault="001C5770" w:rsidP="00EC5D77">
      <w:pPr>
        <w:jc w:val="both"/>
        <w:rPr>
          <w:lang w:val="fr-CA"/>
        </w:rPr>
      </w:pPr>
      <w:r>
        <w:rPr>
          <w:lang w:val="fr-CA"/>
        </w:rPr>
        <w:t xml:space="preserve">Deuxièmement, une pondération égale par Première Nation est utilisée comme test de robustesse afin d’éviter que les nations qui comptent beaucoup de sites aient plus de poids que les autres dans l’estimation du coefficient.</w:t>
      </w:r>
    </w:p>
    <w:p w14:paraId="5BC47E32" w14:textId="77777777" w:rsidR="001C5770" w:rsidRDefault="001C5770" w:rsidP="00EC5D77">
      <w:pPr>
        <w:jc w:val="both"/>
        <w:rPr>
          <w:lang w:val="fr-CA"/>
        </w:rPr>
      </w:pPr>
    </w:p>
    <w:p w14:paraId="1C2A1D2E" w14:textId="77777777" w:rsidR="001C5770" w:rsidRPr="00DE3DBA" w:rsidRDefault="001C5770" w:rsidP="00EC5D77">
      <w:pPr>
        <w:jc w:val="both"/>
        <w:rPr>
          <w:lang w:val="fr-CA"/>
        </w:rPr>
      </w:pPr>
    </w:p>
    <w:p w14:paraId="16AE3F76" w14:textId="77777777" w:rsidR="0089432F" w:rsidRPr="00DE3DBA" w:rsidRDefault="00B624A8" w:rsidP="00EC5D77">
      <w:pPr>
        <w:pStyle w:val="Heading2"/>
        <w:keepNext/>
        <w:keepLines/>
        <w:jc w:val="both"/>
        <w:rPr>
          <w:lang w:val="fr-CA"/>
        </w:rPr>
      </w:pPr>
      <w:bookmarkStart w:id="74" w:name="_Toc231927722"/>
      <w:bookmarkStart w:id="75" w:name="_Toc235283013"/>
      <w:bookmarkStart w:id="76" w:name="_Toc239784762"/>
      <w:r>
        <w:rPr>
          <w:lang w:val="fr-CA"/>
        </w:rPr>
        <w:t>3.5 Considérations éthiques et conduite responsable de la recherche</w:t>
      </w:r>
      <w:bookmarkEnd w:id="74"/>
      <w:bookmarkEnd w:id="75"/>
      <w:bookmarkEnd w:id="76"/>
    </w:p>
    <w:p w14:paraId="35C54BDD" w14:textId="77777777" w:rsidR="0089432F" w:rsidRPr="00D13231" w:rsidRDefault="00B624A8">
      <w:pPr>
        <w:jc w:val="both"/>
        <w:rPr>
          <w:lang w:val="fr-CA"/>
        </w:rPr>
      </w:pPr>
      <w:commentRangeStart w:id="164"/>
      <w:r>
        <w:rPr>
          <w:lang w:val="fr-CA"/>
        </w:rPr>
        <w:t>Ce projet repose sur des données administratives publiques au niveau du site, et non sur des données agrégées. Le FCSI est publié à des fins de transparence et la liste des Premières Nations signataires est rendue publique par le LABRC. Aucune donnée individuelle, personnelle ou confidentielle n’est utilisée. Conformément à l’arbre de décision de l’annexe 2 du guide Le projet supervisé à la M. Sc. : Nature et exigences (HEC Montréal, 2026), ce projet ne nécessite pas d’approbation préalable du Comité d’éthique de la recherche (CER). Puisque le projet concerne les Premières Nations, nous avons aussi porté attention à la conduite responsable de la recherche. Le chapitre 9 de l’Énoncé de politique des trois Conseils encadre les recherches portant sur les Premières Nations, les Inuits et les Métis. Il prévoit aussi un engagement avec les communautés lorsque la recherche concerne des personnes ou des communautés qui peuvent être identifiées (EPTC 2, 2022). Dans notre cas, le projet utilise seulement des données administratives publiques au niveau des sites. Il n’y a donc pas de collecte auprès de personnes ni de renseignements permettant de les identifier. Le projet n’est ainsi pas visé par ces obligations. Les principes de PCAP des Premières Nations restent toutefois importants lorsqu’on réutilise ces résultats pour étudier une nation en particulier (Centre de gouvernance de l’information des Premières Nations, s. d.). Ainsi, le rapport ne nomme des nations que lorsque cela est nécessaire pour vérifier l’appariement des données.</w:t>
      </w:r>
      <w:commentRangeEnd w:id="164"/>
      <w:r>
        <w:rPr>
          <w:rStyle w:val="CommentReference"/>
        </w:rPr>
        <w:commentReference w:id="164"/>
      </w:r>
    </w:p>
    <w:p w14:paraId="6CFC2763" w14:textId="77777777" w:rsidR="00967C7F" w:rsidRDefault="000240DD" w:rsidP="00D73324">
      <w:pPr>
        <w:jc w:val="both"/>
        <w:rPr>
          <w:lang w:val="fr-CA"/>
        </w:rPr>
      </w:pPr>
      <w:r>
        <w:rPr>
          <w:lang w:val="fr-CA"/>
        </w:rPr>
        <w:t>La recherche sur les peuples autochtones doit respecter les communautés et leur autodétermination.</w:t>
      </w:r>
      <w:bookmarkStart w:id="77" w:name="_Toc231927723"/>
      <w:bookmarkStart w:id="78" w:name="_Toc235283014"/>
      <w:r>
        <w:rPr>
          <w:lang w:val="fr-CA"/>
        </w:rPr>
        <w:t xml:space="preserve"> Notre analyse cherche à mieux comprendre les effets possibles de l’autonomie territoriale autochtone, et non à porter un jugement sur les </w:t>
        <w:lastRenderedPageBreak/>
        <w:t>communautés. De plus, les données utilisées proviennent d’une histoire de gestion coloniale des terres, ce qui doit être pris en compte lorsqu’on interprète des résultats. Nous évitons donc d’attribuer la contamination aux communautés, puisqu’elle est en grande partie liée à des décisions prises historiquement par le gouvernement fédéral et par des tiers.</w:t>
      </w:r>
    </w:p>
    <w:p w14:paraId="207FF375" w14:textId="77777777" w:rsidR="0089432F" w:rsidRPr="00DE3DBA" w:rsidRDefault="00B624A8" w:rsidP="00967C7F">
      <w:pPr>
        <w:pStyle w:val="Heading2"/>
        <w:keepNext/>
        <w:keepLines/>
        <w:jc w:val="both"/>
        <w:rPr>
          <w:lang w:val="fr-CA"/>
        </w:rPr>
      </w:pPr>
      <w:bookmarkStart w:id="79" w:name="_Toc239784763"/>
      <w:r>
        <w:rPr>
          <w:lang w:val="fr-CA"/>
        </w:rPr>
        <w:t>3.6 Statistiques sommaires de l’échantillon</w:t>
      </w:r>
      <w:bookmarkEnd w:id="77"/>
      <w:bookmarkEnd w:id="78"/>
      <w:bookmarkEnd w:id="79"/>
    </w:p>
    <w:p w14:paraId="67AB97F5" w14:textId="77777777" w:rsidR="0089432F" w:rsidRPr="00DE3DBA" w:rsidRDefault="00B624A8">
      <w:pPr>
        <w:jc w:val="both"/>
        <w:rPr>
          <w:lang w:val="fr-CA"/>
        </w:rPr>
      </w:pPr>
      <w:r>
        <w:rPr>
          <w:lang w:val="fr-CA"/>
        </w:rPr>
        <w:t>Après avoir exclu 47 sites associés aux quatre nations en autonomie gouvernementale, l’échantillon final comprend 23 801 sites, dont 19 298 hors réserve, 3 371 sur des réserves hors du groupe FNLM et 1 132 dans le groupe FNLM. Seulement 10 621 sites (44,6 %) ont une classification informative. Les taux de priorité et les modèles correspondants utilisent ce sous-échantillon. Les sites sur réserve sont particulièrement concentrés en Colombie-Britannique, qui en compte 1 578 après exclusion des sites d’autonomie gouvernementale. Les contrôles géographiques sont donc importants.</w:t>
      </w:r>
    </w:p>
    <w:p w14:paraId="3CF184A5" w14:textId="77777777" w:rsidR="0089432F" w:rsidRPr="00DE3DBA" w:rsidRDefault="00B624A8">
      <w:pPr>
        <w:rPr>
          <w:lang w:val="fr-CA"/>
        </w:rPr>
      </w:pPr>
      <w:r>
        <w:rPr>
          <w:lang w:val="fr-CA"/>
        </w:rPr>
        <w:br w:type="page"/>
      </w:r>
    </w:p>
    <w:p w14:paraId="187A8456" w14:textId="77777777" w:rsidR="00F627A2" w:rsidRPr="00DE3DBA" w:rsidRDefault="00B624A8">
      <w:pPr>
        <w:pStyle w:val="Heading2"/>
        <w:keepNext/>
        <w:rPr>
          <w:lang w:val="fr-CA"/>
        </w:rPr>
      </w:pPr>
      <w:bookmarkStart w:id="80" w:name="_Toc239784764"/>
      <w:r>
        <w:rPr>
          <w:lang w:val="fr-CA"/>
        </w:rPr>
        <w:lastRenderedPageBreak/>
        <w:t>3.7 Cheminement de l’échantillon et choix des dénominateurs</w:t>
      </w:r>
      <w:bookmarkEnd w:id="80"/>
    </w:p>
    <w:p w14:paraId="2F339B47" w14:textId="77777777" w:rsidR="00B60E66" w:rsidRPr="00DE3DBA" w:rsidRDefault="00EC5D77" w:rsidP="00EC5D77">
      <w:pPr>
        <w:jc w:val="both"/>
        <w:rPr>
          <w:lang w:val="fr-CA"/>
        </w:rPr>
      </w:pPr>
      <w:r>
        <w:rPr>
          <w:lang w:val="fr-CA"/>
        </w:rPr>
        <w:t>Les analyses ne reposent pas toutes sur la même unité d’observation. Le fichier est un panel administratif où un site peut apparaître durant plusieurs exercices. La première opération consiste donc à consolider les doublons à l’intérieur d’une même paire site-exercice, sans additionner deux versions du même enregistrement. Cette étape transforme 197 025 lignes brutes en 194 954 observations site-exercice. Pour l’analyse transversale, une observation par site est ensuite retenue, soit 23 848 sites uniques avant exclusions institutionnelles.</w:t>
      </w:r>
    </w:p>
    <w:p w14:paraId="69D8C9EF" w14:textId="77777777" w:rsidR="00F627A2" w:rsidRPr="00DE3DBA" w:rsidRDefault="00F1617F">
      <w:pPr>
        <w:pStyle w:val="Lgendetableau"/>
        <w:rPr>
          <w:sz w:val="24"/>
          <w:szCs w:val="24"/>
          <w:lang w:val="fr-CA"/>
        </w:rPr>
      </w:pPr>
      <w:r>
        <w:rPr>
          <w:sz w:val="24"/>
          <w:szCs w:val="24"/>
          <w:lang w:val="fr-CA"/>
        </w:rPr>
        <w:t>Tableau 3.4 : Du fichier source aux échantillons d’estimation</w:t>
      </w:r>
    </w:p>
    <w:p w14:paraId="3CC7B92E" w14:textId="77777777" w:rsidR="00153BA2" w:rsidRPr="00DE3DBA" w:rsidRDefault="00153BA2" w:rsidP="00153BA2">
      <w:pPr>
        <w:jc w:val="both"/>
        <w:rPr>
          <w:lang w:val="fr-CA"/>
        </w:rPr>
      </w:pPr>
    </w:p>
    <w:tbl>
      <w:tblPr>
        <w:tblW w:w="9069" w:type="dxa"/>
        <w:tblLayout w:type="fixed"/>
        <w:tblCellMar>
          <w:top w:w="60" w:type="dxa"/>
          <w:left w:w="100" w:type="dxa"/>
          <w:bottom w:w="60" w:type="dxa"/>
          <w:right w:w="100" w:type="dxa"/>
        </w:tblCellMar>
        <w:tblLook w:val="04A0" w:firstRow="1" w:lastRow="0" w:firstColumn="1" w:lastColumn="0" w:noHBand="0" w:noVBand="1"/>
      </w:tblPr>
      <w:tblGrid>
        <w:gridCol w:w="2998"/>
        <w:gridCol w:w="1677"/>
        <w:gridCol w:w="992"/>
        <w:gridCol w:w="3402"/>
      </w:tblGrid>
      <w:tr w:rsidR="003B5846" w:rsidRPr="00DE3DBA" w14:paraId="41819EA8" w14:textId="77777777" w:rsidTr="003B5846">
        <w:trPr>
          <w:tblHeader/>
        </w:trPr>
        <w:tc>
          <w:tcPr>
            <w:tcW w:w="2998" w:type="dxa"/>
            <w:tcBorders>
              <w:top w:val="single" w:sz="2" w:space="0" w:color="999999"/>
              <w:left w:val="single" w:sz="2" w:space="0" w:color="999999"/>
              <w:bottom w:val="single" w:sz="2" w:space="0" w:color="999999"/>
              <w:right w:val="single" w:sz="2" w:space="0" w:color="999999"/>
            </w:tcBorders>
            <w:shd w:val="clear" w:color="auto" w:fill="D5E8F0"/>
          </w:tcPr>
          <w:p w14:paraId="5517EE01" w14:textId="77777777" w:rsidR="003B5846" w:rsidRPr="00DE3DBA" w:rsidRDefault="003B5846" w:rsidP="003B5846">
            <w:pPr>
              <w:rPr>
                <w:sz w:val="18"/>
                <w:szCs w:val="18"/>
              </w:rPr>
            </w:pPr>
            <w:r>
              <w:rPr>
                <w:sz w:val="18"/>
                <w:szCs w:val="18"/>
              </w:rPr>
              <w:t>Étape</w:t>
            </w:r>
          </w:p>
        </w:tc>
        <w:tc>
          <w:tcPr>
            <w:tcW w:w="1677" w:type="dxa"/>
            <w:tcBorders>
              <w:top w:val="single" w:sz="2" w:space="0" w:color="999999"/>
              <w:left w:val="single" w:sz="2" w:space="0" w:color="999999"/>
              <w:bottom w:val="single" w:sz="2" w:space="0" w:color="999999"/>
              <w:right w:val="single" w:sz="2" w:space="0" w:color="999999"/>
            </w:tcBorders>
            <w:shd w:val="clear" w:color="auto" w:fill="D5E8F0"/>
          </w:tcPr>
          <w:p w14:paraId="12128378" w14:textId="77777777" w:rsidR="003B5846" w:rsidRPr="00DE3DBA" w:rsidRDefault="003B5846" w:rsidP="003B5846">
            <w:pPr>
              <w:jc w:val="center"/>
              <w:rPr>
                <w:sz w:val="18"/>
                <w:szCs w:val="18"/>
              </w:rPr>
            </w:pPr>
            <w:r>
              <w:rPr>
                <w:sz w:val="18"/>
                <w:szCs w:val="18"/>
              </w:rPr>
              <w:t>Unité</w:t>
            </w:r>
          </w:p>
        </w:tc>
        <w:tc>
          <w:tcPr>
            <w:tcW w:w="992" w:type="dxa"/>
            <w:tcBorders>
              <w:top w:val="single" w:sz="2" w:space="0" w:color="999999"/>
              <w:left w:val="single" w:sz="2" w:space="0" w:color="999999"/>
              <w:bottom w:val="single" w:sz="2" w:space="0" w:color="999999"/>
              <w:right w:val="single" w:sz="2" w:space="0" w:color="999999"/>
            </w:tcBorders>
            <w:shd w:val="clear" w:color="auto" w:fill="D5E8F0"/>
          </w:tcPr>
          <w:p w14:paraId="6B4A43AB" w14:textId="77777777" w:rsidR="003B5846" w:rsidRPr="00DE3DBA" w:rsidRDefault="003B5846" w:rsidP="003B5846">
            <w:pPr>
              <w:jc w:val="center"/>
              <w:rPr>
                <w:sz w:val="18"/>
                <w:szCs w:val="18"/>
              </w:rPr>
            </w:pPr>
            <w:r>
              <w:rPr>
                <w:sz w:val="18"/>
                <w:szCs w:val="18"/>
              </w:rPr>
              <w:t>Effectif</w:t>
            </w:r>
          </w:p>
        </w:tc>
        <w:tc>
          <w:tcPr>
            <w:tcW w:w="3402" w:type="dxa"/>
            <w:tcBorders>
              <w:top w:val="single" w:sz="2" w:space="0" w:color="999999"/>
              <w:left w:val="single" w:sz="2" w:space="0" w:color="999999"/>
              <w:bottom w:val="single" w:sz="2" w:space="0" w:color="999999"/>
              <w:right w:val="single" w:sz="2" w:space="0" w:color="999999"/>
            </w:tcBorders>
            <w:shd w:val="clear" w:color="auto" w:fill="D5E8F0"/>
          </w:tcPr>
          <w:p w14:paraId="1B12F65A" w14:textId="77777777" w:rsidR="003B5846" w:rsidRPr="00DE3DBA" w:rsidRDefault="003B5846" w:rsidP="003B5846">
            <w:pPr>
              <w:jc w:val="center"/>
              <w:rPr>
                <w:sz w:val="18"/>
                <w:szCs w:val="18"/>
              </w:rPr>
            </w:pPr>
            <w:r>
              <w:rPr>
                <w:sz w:val="18"/>
                <w:szCs w:val="18"/>
              </w:rPr>
              <w:t>Utilisation</w:t>
            </w:r>
          </w:p>
        </w:tc>
      </w:tr>
      <w:tr w:rsidR="003B5846" w:rsidRPr="00DE3DBA" w14:paraId="2C7E6328"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24B06335" w14:textId="77777777" w:rsidR="003B5846" w:rsidRPr="00DE3DBA" w:rsidRDefault="003B5846" w:rsidP="003B5846">
            <w:pPr>
              <w:rPr>
                <w:sz w:val="18"/>
                <w:szCs w:val="18"/>
              </w:rPr>
            </w:pPr>
            <w:r>
              <w:rPr>
                <w:sz w:val="18"/>
                <w:szCs w:val="18"/>
              </w:rPr>
              <w:t xml:space="preserve">Fichier FCSI </w:t>
            </w:r>
          </w:p>
        </w:tc>
        <w:tc>
          <w:tcPr>
            <w:tcW w:w="1677" w:type="dxa"/>
            <w:tcBorders>
              <w:top w:val="single" w:sz="2" w:space="0" w:color="999999"/>
              <w:left w:val="single" w:sz="2" w:space="0" w:color="999999"/>
              <w:bottom w:val="single" w:sz="2" w:space="0" w:color="999999"/>
              <w:right w:val="single" w:sz="2" w:space="0" w:color="999999"/>
            </w:tcBorders>
          </w:tcPr>
          <w:p w14:paraId="1DDAA95E" w14:textId="77777777" w:rsidR="003B5846" w:rsidRPr="00DE3DBA" w:rsidRDefault="003B5846" w:rsidP="003B5846">
            <w:pPr>
              <w:jc w:val="center"/>
              <w:rPr>
                <w:sz w:val="18"/>
                <w:szCs w:val="18"/>
              </w:rPr>
            </w:pPr>
            <w:r>
              <w:rPr>
                <w:sz w:val="18"/>
                <w:szCs w:val="18"/>
              </w:rPr>
              <w:t>Ligne administrative</w:t>
            </w:r>
          </w:p>
        </w:tc>
        <w:tc>
          <w:tcPr>
            <w:tcW w:w="992" w:type="dxa"/>
            <w:tcBorders>
              <w:top w:val="single" w:sz="2" w:space="0" w:color="999999"/>
              <w:left w:val="single" w:sz="2" w:space="0" w:color="999999"/>
              <w:bottom w:val="single" w:sz="2" w:space="0" w:color="999999"/>
              <w:right w:val="single" w:sz="2" w:space="0" w:color="999999"/>
            </w:tcBorders>
          </w:tcPr>
          <w:p w14:paraId="68A04F11" w14:textId="77777777" w:rsidR="003B5846" w:rsidRPr="00DE3DBA" w:rsidRDefault="003B5846" w:rsidP="003B5846">
            <w:pPr>
              <w:jc w:val="center"/>
              <w:rPr>
                <w:sz w:val="18"/>
                <w:szCs w:val="18"/>
              </w:rPr>
            </w:pPr>
            <w:r>
              <w:rPr>
                <w:sz w:val="18"/>
                <w:szCs w:val="18"/>
              </w:rPr>
              <w:t>197 025</w:t>
            </w:r>
          </w:p>
        </w:tc>
        <w:tc>
          <w:tcPr>
            <w:tcW w:w="3402" w:type="dxa"/>
            <w:tcBorders>
              <w:top w:val="single" w:sz="2" w:space="0" w:color="999999"/>
              <w:left w:val="single" w:sz="2" w:space="0" w:color="999999"/>
              <w:bottom w:val="single" w:sz="2" w:space="0" w:color="999999"/>
              <w:right w:val="single" w:sz="2" w:space="0" w:color="999999"/>
            </w:tcBorders>
          </w:tcPr>
          <w:p w14:paraId="690629CC" w14:textId="77777777" w:rsidR="003B5846" w:rsidRPr="00DE3DBA" w:rsidRDefault="003B5846" w:rsidP="003B5846">
            <w:pPr>
              <w:jc w:val="center"/>
              <w:rPr>
                <w:sz w:val="18"/>
                <w:szCs w:val="18"/>
              </w:rPr>
            </w:pPr>
            <w:r>
              <w:rPr>
                <w:sz w:val="18"/>
                <w:szCs w:val="18"/>
              </w:rPr>
              <w:t>Point de départ</w:t>
            </w:r>
          </w:p>
        </w:tc>
      </w:tr>
      <w:tr w:rsidR="003B5846" w:rsidRPr="00DE3DBA" w14:paraId="42FADC3C"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07AECC87" w14:textId="77777777" w:rsidR="003B5846" w:rsidRPr="00DE3DBA" w:rsidRDefault="003B5846" w:rsidP="003B5846">
            <w:pPr>
              <w:rPr>
                <w:sz w:val="18"/>
                <w:szCs w:val="18"/>
              </w:rPr>
            </w:pPr>
            <w:r>
              <w:rPr>
                <w:sz w:val="18"/>
                <w:szCs w:val="18"/>
              </w:rPr>
              <w:t>Panel dédupliqué</w:t>
            </w:r>
          </w:p>
        </w:tc>
        <w:tc>
          <w:tcPr>
            <w:tcW w:w="1677" w:type="dxa"/>
            <w:tcBorders>
              <w:top w:val="single" w:sz="2" w:space="0" w:color="999999"/>
              <w:left w:val="single" w:sz="2" w:space="0" w:color="999999"/>
              <w:bottom w:val="single" w:sz="2" w:space="0" w:color="999999"/>
              <w:right w:val="single" w:sz="2" w:space="0" w:color="999999"/>
            </w:tcBorders>
          </w:tcPr>
          <w:p w14:paraId="57E90619" w14:textId="77777777" w:rsidR="003B5846" w:rsidRPr="00DE3DBA" w:rsidRDefault="003B5846" w:rsidP="003B5846">
            <w:pPr>
              <w:jc w:val="center"/>
              <w:rPr>
                <w:sz w:val="18"/>
                <w:szCs w:val="18"/>
              </w:rPr>
            </w:pPr>
            <w:r>
              <w:rPr>
                <w:sz w:val="18"/>
                <w:szCs w:val="18"/>
              </w:rPr>
              <w:t>Site-exercice</w:t>
            </w:r>
          </w:p>
        </w:tc>
        <w:tc>
          <w:tcPr>
            <w:tcW w:w="992" w:type="dxa"/>
            <w:tcBorders>
              <w:top w:val="single" w:sz="2" w:space="0" w:color="999999"/>
              <w:left w:val="single" w:sz="2" w:space="0" w:color="999999"/>
              <w:bottom w:val="single" w:sz="2" w:space="0" w:color="999999"/>
              <w:right w:val="single" w:sz="2" w:space="0" w:color="999999"/>
            </w:tcBorders>
          </w:tcPr>
          <w:p w14:paraId="219BC99F" w14:textId="77777777" w:rsidR="003B5846" w:rsidRPr="00DE3DBA" w:rsidRDefault="003B5846" w:rsidP="003B5846">
            <w:pPr>
              <w:jc w:val="center"/>
              <w:rPr>
                <w:sz w:val="18"/>
                <w:szCs w:val="18"/>
              </w:rPr>
            </w:pPr>
            <w:r>
              <w:rPr>
                <w:sz w:val="18"/>
                <w:szCs w:val="18"/>
              </w:rPr>
              <w:t>194 954</w:t>
            </w:r>
          </w:p>
        </w:tc>
        <w:tc>
          <w:tcPr>
            <w:tcW w:w="3402" w:type="dxa"/>
            <w:tcBorders>
              <w:top w:val="single" w:sz="2" w:space="0" w:color="999999"/>
              <w:left w:val="single" w:sz="2" w:space="0" w:color="999999"/>
              <w:bottom w:val="single" w:sz="2" w:space="0" w:color="999999"/>
              <w:right w:val="single" w:sz="2" w:space="0" w:color="999999"/>
            </w:tcBorders>
          </w:tcPr>
          <w:p w14:paraId="709298BF" w14:textId="77777777" w:rsidR="003B5846" w:rsidRPr="00DE3DBA" w:rsidRDefault="003B5846" w:rsidP="003B5846">
            <w:pPr>
              <w:jc w:val="center"/>
              <w:rPr>
                <w:sz w:val="18"/>
                <w:szCs w:val="18"/>
              </w:rPr>
            </w:pPr>
            <w:r>
              <w:rPr>
                <w:sz w:val="18"/>
                <w:szCs w:val="18"/>
              </w:rPr>
              <w:t>Dépenses et extension temporelle</w:t>
            </w:r>
          </w:p>
        </w:tc>
      </w:tr>
      <w:tr w:rsidR="003B5846" w:rsidRPr="00DE3DBA" w14:paraId="04EF7B5F"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2CDFC596" w14:textId="77777777" w:rsidR="003B5846" w:rsidRPr="00DE3DBA" w:rsidRDefault="003B5846" w:rsidP="003B5846">
            <w:pPr>
              <w:rPr>
                <w:sz w:val="18"/>
                <w:szCs w:val="18"/>
              </w:rPr>
            </w:pPr>
            <w:r>
              <w:rPr>
                <w:sz w:val="18"/>
                <w:szCs w:val="18"/>
              </w:rPr>
              <w:t>Sites uniques</w:t>
            </w:r>
          </w:p>
        </w:tc>
        <w:tc>
          <w:tcPr>
            <w:tcW w:w="1677" w:type="dxa"/>
            <w:tcBorders>
              <w:top w:val="single" w:sz="2" w:space="0" w:color="999999"/>
              <w:left w:val="single" w:sz="2" w:space="0" w:color="999999"/>
              <w:bottom w:val="single" w:sz="2" w:space="0" w:color="999999"/>
              <w:right w:val="single" w:sz="2" w:space="0" w:color="999999"/>
            </w:tcBorders>
          </w:tcPr>
          <w:p w14:paraId="1FABD287"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1DB84004" w14:textId="77777777" w:rsidR="003B5846" w:rsidRPr="00DE3DBA" w:rsidRDefault="003B5846" w:rsidP="003B5846">
            <w:pPr>
              <w:jc w:val="center"/>
              <w:rPr>
                <w:sz w:val="18"/>
                <w:szCs w:val="18"/>
              </w:rPr>
            </w:pPr>
            <w:r>
              <w:rPr>
                <w:sz w:val="18"/>
                <w:szCs w:val="18"/>
              </w:rPr>
              <w:t>23 848</w:t>
            </w:r>
          </w:p>
        </w:tc>
        <w:tc>
          <w:tcPr>
            <w:tcW w:w="3402" w:type="dxa"/>
            <w:tcBorders>
              <w:top w:val="single" w:sz="2" w:space="0" w:color="999999"/>
              <w:left w:val="single" w:sz="2" w:space="0" w:color="999999"/>
              <w:bottom w:val="single" w:sz="2" w:space="0" w:color="999999"/>
              <w:right w:val="single" w:sz="2" w:space="0" w:color="999999"/>
            </w:tcBorders>
          </w:tcPr>
          <w:p w14:paraId="407C8B0E" w14:textId="77777777" w:rsidR="003B5846" w:rsidRPr="00DE3DBA" w:rsidRDefault="003B5846" w:rsidP="003B5846">
            <w:pPr>
              <w:jc w:val="center"/>
              <w:rPr>
                <w:sz w:val="18"/>
                <w:szCs w:val="18"/>
              </w:rPr>
            </w:pPr>
            <w:r>
              <w:rPr>
                <w:sz w:val="18"/>
                <w:szCs w:val="18"/>
              </w:rPr>
              <w:t>Base transversale avant exclusions</w:t>
            </w:r>
          </w:p>
        </w:tc>
      </w:tr>
      <w:tr w:rsidR="003B5846" w:rsidRPr="00DE3DBA" w14:paraId="7363D184"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725C9279" w14:textId="77777777" w:rsidR="003B5846" w:rsidRPr="00DE3DBA" w:rsidRDefault="003B5846" w:rsidP="003B5846">
            <w:pPr>
              <w:rPr>
                <w:sz w:val="18"/>
                <w:szCs w:val="18"/>
              </w:rPr>
            </w:pPr>
            <w:r>
              <w:rPr>
                <w:sz w:val="18"/>
                <w:szCs w:val="18"/>
              </w:rPr>
              <w:t>Autonomie gouvernementale</w:t>
            </w:r>
          </w:p>
        </w:tc>
        <w:tc>
          <w:tcPr>
            <w:tcW w:w="1677" w:type="dxa"/>
            <w:tcBorders>
              <w:top w:val="single" w:sz="2" w:space="0" w:color="999999"/>
              <w:left w:val="single" w:sz="2" w:space="0" w:color="999999"/>
              <w:bottom w:val="single" w:sz="2" w:space="0" w:color="999999"/>
              <w:right w:val="single" w:sz="2" w:space="0" w:color="999999"/>
            </w:tcBorders>
          </w:tcPr>
          <w:p w14:paraId="646C172D"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21C216DB" w14:textId="77777777" w:rsidR="003B5846" w:rsidRPr="00DE3DBA" w:rsidRDefault="003B5846" w:rsidP="003B5846">
            <w:pPr>
              <w:jc w:val="center"/>
              <w:rPr>
                <w:sz w:val="18"/>
                <w:szCs w:val="18"/>
              </w:rPr>
            </w:pPr>
            <w:r>
              <w:rPr>
                <w:sz w:val="18"/>
                <w:szCs w:val="18"/>
              </w:rPr>
              <w:t>47 exclus</w:t>
            </w:r>
          </w:p>
        </w:tc>
        <w:tc>
          <w:tcPr>
            <w:tcW w:w="3402" w:type="dxa"/>
            <w:tcBorders>
              <w:top w:val="single" w:sz="2" w:space="0" w:color="999999"/>
              <w:left w:val="single" w:sz="2" w:space="0" w:color="999999"/>
              <w:bottom w:val="single" w:sz="2" w:space="0" w:color="999999"/>
              <w:right w:val="single" w:sz="2" w:space="0" w:color="999999"/>
            </w:tcBorders>
          </w:tcPr>
          <w:p w14:paraId="2DF38C8D" w14:textId="77777777" w:rsidR="003B5846" w:rsidRPr="00DE3DBA" w:rsidRDefault="003B5846" w:rsidP="003B5846">
            <w:pPr>
              <w:jc w:val="center"/>
              <w:rPr>
                <w:sz w:val="18"/>
                <w:szCs w:val="18"/>
              </w:rPr>
            </w:pPr>
            <w:r>
              <w:rPr>
                <w:sz w:val="18"/>
                <w:szCs w:val="18"/>
              </w:rPr>
              <w:t>Régime institutionnel séparé</w:t>
            </w:r>
          </w:p>
        </w:tc>
      </w:tr>
      <w:tr w:rsidR="003B5846" w:rsidRPr="00DE3DBA" w14:paraId="520A77BD"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57699C0E" w14:textId="77777777" w:rsidR="003B5846" w:rsidRPr="00DE3DBA" w:rsidRDefault="003B5846" w:rsidP="003B5846">
            <w:pPr>
              <w:rPr>
                <w:sz w:val="18"/>
                <w:szCs w:val="18"/>
              </w:rPr>
            </w:pPr>
            <w:r>
              <w:rPr>
                <w:sz w:val="18"/>
                <w:szCs w:val="18"/>
              </w:rPr>
              <w:t>Échantillon transversal</w:t>
            </w:r>
          </w:p>
        </w:tc>
        <w:tc>
          <w:tcPr>
            <w:tcW w:w="1677" w:type="dxa"/>
            <w:tcBorders>
              <w:top w:val="single" w:sz="2" w:space="0" w:color="999999"/>
              <w:left w:val="single" w:sz="2" w:space="0" w:color="999999"/>
              <w:bottom w:val="single" w:sz="2" w:space="0" w:color="999999"/>
              <w:right w:val="single" w:sz="2" w:space="0" w:color="999999"/>
            </w:tcBorders>
          </w:tcPr>
          <w:p w14:paraId="09949C88"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2545BFE9" w14:textId="77777777" w:rsidR="003B5846" w:rsidRPr="00DE3DBA" w:rsidRDefault="003B5846" w:rsidP="003B5846">
            <w:pPr>
              <w:jc w:val="center"/>
              <w:rPr>
                <w:sz w:val="18"/>
                <w:szCs w:val="18"/>
              </w:rPr>
            </w:pPr>
            <w:r>
              <w:rPr>
                <w:sz w:val="18"/>
                <w:szCs w:val="18"/>
              </w:rPr>
              <w:t>23 801</w:t>
            </w:r>
          </w:p>
        </w:tc>
        <w:tc>
          <w:tcPr>
            <w:tcW w:w="3402" w:type="dxa"/>
            <w:tcBorders>
              <w:top w:val="single" w:sz="2" w:space="0" w:color="999999"/>
              <w:left w:val="single" w:sz="2" w:space="0" w:color="999999"/>
              <w:bottom w:val="single" w:sz="2" w:space="0" w:color="999999"/>
              <w:right w:val="single" w:sz="2" w:space="0" w:color="999999"/>
            </w:tcBorders>
          </w:tcPr>
          <w:p w14:paraId="7FE01173" w14:textId="77777777" w:rsidR="003B5846" w:rsidRPr="00DE3DBA" w:rsidRDefault="003B5846" w:rsidP="003B5846">
            <w:pPr>
              <w:jc w:val="center"/>
              <w:rPr>
                <w:sz w:val="18"/>
                <w:szCs w:val="18"/>
              </w:rPr>
            </w:pPr>
            <w:r>
              <w:rPr>
                <w:sz w:val="18"/>
                <w:szCs w:val="18"/>
              </w:rPr>
              <w:t>Descriptifs et modèles principaux</w:t>
            </w:r>
          </w:p>
        </w:tc>
      </w:tr>
      <w:tr w:rsidR="003B5846" w:rsidRPr="00DE3DBA" w14:paraId="1EEFC9BA"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76A07D60" w14:textId="77777777" w:rsidR="003B5846" w:rsidRPr="00DE3DBA" w:rsidRDefault="003B5846" w:rsidP="003B5846">
            <w:pPr>
              <w:rPr>
                <w:sz w:val="18"/>
                <w:szCs w:val="18"/>
              </w:rPr>
            </w:pPr>
            <w:r>
              <w:rPr>
                <w:sz w:val="18"/>
                <w:szCs w:val="18"/>
              </w:rPr>
              <w:t>Sites sur réserve</w:t>
            </w:r>
          </w:p>
        </w:tc>
        <w:tc>
          <w:tcPr>
            <w:tcW w:w="1677" w:type="dxa"/>
            <w:tcBorders>
              <w:top w:val="single" w:sz="2" w:space="0" w:color="999999"/>
              <w:left w:val="single" w:sz="2" w:space="0" w:color="999999"/>
              <w:bottom w:val="single" w:sz="2" w:space="0" w:color="999999"/>
              <w:right w:val="single" w:sz="2" w:space="0" w:color="999999"/>
            </w:tcBorders>
          </w:tcPr>
          <w:p w14:paraId="05F6C56A"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67001898" w14:textId="77777777" w:rsidR="003B5846" w:rsidRPr="00DE3DBA" w:rsidRDefault="003B5846" w:rsidP="003B5846">
            <w:pPr>
              <w:jc w:val="center"/>
              <w:rPr>
                <w:sz w:val="18"/>
                <w:szCs w:val="18"/>
              </w:rPr>
            </w:pPr>
            <w:r>
              <w:rPr>
                <w:sz w:val="18"/>
                <w:szCs w:val="18"/>
              </w:rPr>
              <w:t>4 503</w:t>
            </w:r>
          </w:p>
        </w:tc>
        <w:tc>
          <w:tcPr>
            <w:tcW w:w="3402" w:type="dxa"/>
            <w:tcBorders>
              <w:top w:val="single" w:sz="2" w:space="0" w:color="999999"/>
              <w:left w:val="single" w:sz="2" w:space="0" w:color="999999"/>
              <w:bottom w:val="single" w:sz="2" w:space="0" w:color="999999"/>
              <w:right w:val="single" w:sz="2" w:space="0" w:color="999999"/>
            </w:tcBorders>
          </w:tcPr>
          <w:p w14:paraId="09BC7C0E" w14:textId="77777777" w:rsidR="003B5846" w:rsidRPr="00DE3DBA" w:rsidRDefault="003B5846" w:rsidP="003B5846">
            <w:pPr>
              <w:jc w:val="center"/>
              <w:rPr>
                <w:sz w:val="18"/>
                <w:szCs w:val="18"/>
              </w:rPr>
            </w:pPr>
            <w:r>
              <w:rPr>
                <w:sz w:val="18"/>
                <w:szCs w:val="18"/>
              </w:rPr>
              <w:t>1 132 FNLM et 3 371 autres réserves</w:t>
            </w:r>
          </w:p>
        </w:tc>
      </w:tr>
      <w:tr w:rsidR="003B5846" w:rsidRPr="00DE3DBA" w14:paraId="557FDCBB"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701AB797" w14:textId="77777777" w:rsidR="003B5846" w:rsidRPr="00DE3DBA" w:rsidRDefault="003B5846" w:rsidP="003B5846">
            <w:pPr>
              <w:rPr>
                <w:sz w:val="18"/>
                <w:szCs w:val="18"/>
              </w:rPr>
            </w:pPr>
            <w:r>
              <w:rPr>
                <w:sz w:val="18"/>
                <w:szCs w:val="18"/>
              </w:rPr>
              <w:t>Classification informative</w:t>
            </w:r>
          </w:p>
        </w:tc>
        <w:tc>
          <w:tcPr>
            <w:tcW w:w="1677" w:type="dxa"/>
            <w:tcBorders>
              <w:top w:val="single" w:sz="2" w:space="0" w:color="999999"/>
              <w:left w:val="single" w:sz="2" w:space="0" w:color="999999"/>
              <w:bottom w:val="single" w:sz="2" w:space="0" w:color="999999"/>
              <w:right w:val="single" w:sz="2" w:space="0" w:color="999999"/>
            </w:tcBorders>
          </w:tcPr>
          <w:p w14:paraId="4C01FF96" w14:textId="77777777" w:rsidR="003B5846" w:rsidRPr="00DE3DBA" w:rsidRDefault="003B5846" w:rsidP="003B5846">
            <w:pPr>
              <w:jc w:val="center"/>
              <w:rPr>
                <w:sz w:val="18"/>
                <w:szCs w:val="18"/>
              </w:rPr>
            </w:pPr>
            <w:r>
              <w:rPr>
                <w:sz w:val="18"/>
                <w:szCs w:val="18"/>
              </w:rPr>
              <w:t>Site</w:t>
            </w:r>
          </w:p>
        </w:tc>
        <w:tc>
          <w:tcPr>
            <w:tcW w:w="992" w:type="dxa"/>
            <w:tcBorders>
              <w:top w:val="single" w:sz="2" w:space="0" w:color="999999"/>
              <w:left w:val="single" w:sz="2" w:space="0" w:color="999999"/>
              <w:bottom w:val="single" w:sz="2" w:space="0" w:color="999999"/>
              <w:right w:val="single" w:sz="2" w:space="0" w:color="999999"/>
            </w:tcBorders>
          </w:tcPr>
          <w:p w14:paraId="03B6EE58" w14:textId="77777777" w:rsidR="003B5846" w:rsidRPr="00DE3DBA" w:rsidRDefault="003B5846" w:rsidP="003B5846">
            <w:pPr>
              <w:jc w:val="center"/>
              <w:rPr>
                <w:sz w:val="18"/>
                <w:szCs w:val="18"/>
              </w:rPr>
            </w:pPr>
            <w:r>
              <w:rPr>
                <w:sz w:val="18"/>
                <w:szCs w:val="18"/>
              </w:rPr>
              <w:t>10 621</w:t>
            </w:r>
          </w:p>
        </w:tc>
        <w:tc>
          <w:tcPr>
            <w:tcW w:w="3402" w:type="dxa"/>
            <w:tcBorders>
              <w:top w:val="single" w:sz="2" w:space="0" w:color="999999"/>
              <w:left w:val="single" w:sz="2" w:space="0" w:color="999999"/>
              <w:bottom w:val="single" w:sz="2" w:space="0" w:color="999999"/>
              <w:right w:val="single" w:sz="2" w:space="0" w:color="999999"/>
            </w:tcBorders>
          </w:tcPr>
          <w:p w14:paraId="1BE25913" w14:textId="77777777" w:rsidR="003B5846" w:rsidRPr="00DE3DBA" w:rsidRDefault="003B5846" w:rsidP="003B5846">
            <w:pPr>
              <w:jc w:val="center"/>
              <w:rPr>
                <w:sz w:val="18"/>
                <w:szCs w:val="18"/>
              </w:rPr>
            </w:pPr>
            <w:r>
              <w:rPr>
                <w:sz w:val="18"/>
                <w:szCs w:val="18"/>
              </w:rPr>
              <w:t>Priorité et haute priorité</w:t>
            </w:r>
          </w:p>
        </w:tc>
      </w:tr>
      <w:tr w:rsidR="003B5846" w:rsidRPr="006E12E9" w14:paraId="366CA3AF" w14:textId="77777777" w:rsidTr="003B5846">
        <w:tc>
          <w:tcPr>
            <w:tcW w:w="2998" w:type="dxa"/>
            <w:tcBorders>
              <w:top w:val="single" w:sz="2" w:space="0" w:color="999999"/>
              <w:left w:val="single" w:sz="2" w:space="0" w:color="999999"/>
              <w:bottom w:val="single" w:sz="2" w:space="0" w:color="999999"/>
              <w:right w:val="single" w:sz="2" w:space="0" w:color="999999"/>
            </w:tcBorders>
          </w:tcPr>
          <w:p w14:paraId="2543DFEE" w14:textId="77777777" w:rsidR="003B5846" w:rsidRPr="00DE3DBA" w:rsidRDefault="003B5846" w:rsidP="003B5846">
            <w:pPr>
              <w:rPr>
                <w:sz w:val="18"/>
                <w:szCs w:val="18"/>
              </w:rPr>
            </w:pPr>
            <w:r>
              <w:rPr>
                <w:sz w:val="18"/>
                <w:szCs w:val="18"/>
              </w:rPr>
              <w:t>Extension temporelle</w:t>
            </w:r>
          </w:p>
        </w:tc>
        <w:tc>
          <w:tcPr>
            <w:tcW w:w="1677" w:type="dxa"/>
            <w:tcBorders>
              <w:top w:val="single" w:sz="2" w:space="0" w:color="999999"/>
              <w:left w:val="single" w:sz="2" w:space="0" w:color="999999"/>
              <w:bottom w:val="single" w:sz="2" w:space="0" w:color="999999"/>
              <w:right w:val="single" w:sz="2" w:space="0" w:color="999999"/>
            </w:tcBorders>
          </w:tcPr>
          <w:p w14:paraId="37F279D0" w14:textId="77777777" w:rsidR="003B5846" w:rsidRPr="00DE3DBA" w:rsidRDefault="003B5846" w:rsidP="003B5846">
            <w:pPr>
              <w:jc w:val="center"/>
              <w:rPr>
                <w:sz w:val="18"/>
                <w:szCs w:val="18"/>
              </w:rPr>
            </w:pPr>
            <w:r>
              <w:rPr>
                <w:sz w:val="18"/>
                <w:szCs w:val="18"/>
              </w:rPr>
              <w:t>Site-exercice</w:t>
            </w:r>
          </w:p>
        </w:tc>
        <w:tc>
          <w:tcPr>
            <w:tcW w:w="992" w:type="dxa"/>
            <w:tcBorders>
              <w:top w:val="single" w:sz="2" w:space="0" w:color="999999"/>
              <w:left w:val="single" w:sz="2" w:space="0" w:color="999999"/>
              <w:bottom w:val="single" w:sz="2" w:space="0" w:color="999999"/>
              <w:right w:val="single" w:sz="2" w:space="0" w:color="999999"/>
            </w:tcBorders>
          </w:tcPr>
          <w:p w14:paraId="6C37FDEC" w14:textId="77777777" w:rsidR="003B5846" w:rsidRPr="00DE3DBA" w:rsidRDefault="003B5846" w:rsidP="003B5846">
            <w:pPr>
              <w:jc w:val="center"/>
              <w:rPr>
                <w:sz w:val="18"/>
                <w:szCs w:val="18"/>
              </w:rPr>
            </w:pPr>
            <w:r>
              <w:rPr>
                <w:sz w:val="18"/>
                <w:szCs w:val="18"/>
              </w:rPr>
              <w:t>39 609</w:t>
            </w:r>
          </w:p>
        </w:tc>
        <w:tc>
          <w:tcPr>
            <w:tcW w:w="3402" w:type="dxa"/>
            <w:tcBorders>
              <w:top w:val="single" w:sz="2" w:space="0" w:color="999999"/>
              <w:left w:val="single" w:sz="2" w:space="0" w:color="999999"/>
              <w:bottom w:val="single" w:sz="2" w:space="0" w:color="999999"/>
              <w:right w:val="single" w:sz="2" w:space="0" w:color="999999"/>
            </w:tcBorders>
          </w:tcPr>
          <w:p w14:paraId="3B152D03" w14:textId="77777777" w:rsidR="003B5846" w:rsidRPr="00DE3DBA" w:rsidRDefault="003B5846" w:rsidP="003B5846">
            <w:pPr>
              <w:jc w:val="center"/>
              <w:rPr>
                <w:sz w:val="18"/>
                <w:szCs w:val="18"/>
                <w:lang w:val="fr-CA"/>
              </w:rPr>
            </w:pPr>
            <w:r>
              <w:rPr>
                <w:sz w:val="18"/>
                <w:szCs w:val="18"/>
                <w:lang w:val="fr-CA"/>
              </w:rPr>
              <w:t>4 290 sites ; effets fixes site et année ; issue pouvant reculer</w:t>
            </w:r>
          </w:p>
        </w:tc>
      </w:tr>
    </w:tbl>
    <w:p w14:paraId="00D03104"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DF52205" w14:textId="77777777" w:rsidR="003B5846" w:rsidRPr="00DE3DBA" w:rsidRDefault="003B5846" w:rsidP="00153BA2">
      <w:pPr>
        <w:jc w:val="both"/>
        <w:rPr>
          <w:lang w:val="fr-CA"/>
        </w:rPr>
      </w:pPr>
    </w:p>
    <w:p w14:paraId="5027032B" w14:textId="77777777" w:rsidR="00F627A2" w:rsidRPr="00EC7345" w:rsidRDefault="00B624A8" w:rsidP="00153BA2">
      <w:pPr>
        <w:jc w:val="both"/>
        <w:rPr>
          <w:lang w:val="fr-CA"/>
        </w:rPr>
      </w:pPr>
      <w:r>
        <w:rPr>
          <w:lang w:val="fr-CA"/>
        </w:rPr>
        <w:t xml:space="preserve">Les variables de statut portent sur les 23 801 sites de l’échantillon transversal, celles de priorité sur les 10 621 sites ayant une classe renseignée. Les 12 631 classes vides et les 549 mentions « Insufficient Information » sont traitées comme des données manquantes et non comme des sites non prioritaires. Cela diminue le nombre de sites </w:t>
        <w:lastRenderedPageBreak/>
        <w:t xml:space="preserve">utilisés pour l’analyse de la priorité, tout en respectant la différence faite par le FCSI entre « non prioritaire » et « information insuffisante ».</w:t>
      </w:r>
    </w:p>
    <w:p w14:paraId="03B15667" w14:textId="77777777" w:rsidR="00B156AE" w:rsidRDefault="00B156AE" w:rsidP="008F156C">
      <w:pPr>
        <w:jc w:val="both"/>
        <w:rPr>
          <w:lang w:val="fr-CA"/>
        </w:rPr>
      </w:pPr>
      <w:r>
        <w:rPr>
          <w:lang w:val="fr-CA"/>
        </w:rPr>
        <w:t>Les tableaux n’utilisent pas tous le même échantillon. Dans le Tableau 4.1, le taux de priorité est calculé seulement pour les sites qui ont une classification, tandis que le taux de statut actif porte sur tous les sites. La composition des contaminants est aussi limitée aux sites pour lesquels cette information est disponible. Les dépenses sont plutôt calculées à partir des données regroupées par site.</w:t>
      </w:r>
    </w:p>
    <w:p w14:paraId="454C4F5C" w14:textId="77777777" w:rsidR="00B156AE" w:rsidRDefault="00B156AE" w:rsidP="008F156C">
      <w:pPr>
        <w:jc w:val="both"/>
        <w:rPr>
          <w:lang w:val="fr-CA"/>
        </w:rPr>
      </w:pPr>
    </w:p>
    <w:p w14:paraId="1B8D6121" w14:textId="77777777" w:rsidR="008F156C" w:rsidRPr="008F156C" w:rsidRDefault="00B156AE" w:rsidP="008F156C">
      <w:pPr>
        <w:jc w:val="both"/>
        <w:rPr>
          <w:lang w:val="fr-CA"/>
        </w:rPr>
      </w:pPr>
      <w:r>
        <w:rPr>
          <w:lang w:val="fr-CA"/>
        </w:rPr>
        <w:t>De plus, l’analyse temporelle conserve les 3 371 sites des autres réserves et les 919 sites FNLM dont la Nation a une date officielle, soit 4 290 sites. Elle exclut les 213 sites FNLM sans date. Le test de datation de la section 4.8.4 porte plutôt sur l’ensemble de l’échantillon transversal. Deux tableaux peuvent donc afficher le même pourcentage sans porter sur les mêmes sites.</w:t>
      </w:r>
    </w:p>
    <w:p w14:paraId="19D3E743" w14:textId="77777777" w:rsidR="00AA2ED6" w:rsidRPr="00AA2ED6" w:rsidRDefault="00AA2ED6" w:rsidP="00AA2ED6">
      <w:pPr>
        <w:jc w:val="both"/>
        <w:rPr>
          <w:lang w:val="fr-CA"/>
        </w:rPr>
      </w:pPr>
    </w:p>
    <w:p w14:paraId="715BB89F" w14:textId="77777777" w:rsidR="00B90EE6" w:rsidRPr="00B156AE" w:rsidRDefault="00B90EE6" w:rsidP="00AA2ED6">
      <w:pPr>
        <w:jc w:val="both"/>
        <w:rPr>
          <w:lang w:val="fr-CA"/>
        </w:rPr>
      </w:pPr>
      <w:r>
        <w:rPr>
          <w:lang w:val="fr-CA"/>
        </w:rPr>
        <w:t>Comme l’adhésion au FNLM est volontaire, les deux groupes de réserves peuvent déjà être différents avant l’adhésion. Le Tableau 3.5 ci-dessous présente les différences observées entre les deux groupes avant toute régression. Les caractéristiques sont tirées de la dernière observation disponible pour chaque site et ne décrivent donc pas nécessairement la situation avant l’adhésion. L’écart compare les moyennes des deux groupes en tenant compte de leur écart-type commun. Une valeur supérieure à 0,10 en valeur absolue indique une différence assez importante pour être prise en compte.</w:t>
      </w:r>
    </w:p>
    <w:p w14:paraId="66C6B04F" w14:textId="77777777" w:rsidR="00B90EE6" w:rsidRDefault="00B90EE6" w:rsidP="00AA2ED6">
      <w:pPr>
        <w:jc w:val="both"/>
        <w:rPr>
          <w:lang w:val="fr-CA"/>
        </w:rPr>
      </w:pPr>
    </w:p>
    <w:p w14:paraId="6F66ACF9" w14:textId="77777777" w:rsidR="008F156C" w:rsidRPr="00DE3DBA" w:rsidRDefault="00B156AE">
      <w:pPr>
        <w:jc w:val="both"/>
        <w:rPr>
          <w:lang w:val="fr-CA"/>
        </w:rPr>
      </w:pPr>
      <w:r>
        <w:rPr>
          <w:lang w:val="fr-CA"/>
        </w:rPr>
        <w:t xml:space="preserve">Enfin, le tableau ne présente pas de valeur p, car les 4 503 sites ne sont pas des observations complètement indépendantes. Ils sont répartis entre 127 bandes FNLM et 595 autres bandes. Le fait d’utiliser un test au niveau du site ne tiendrait donc pas compte de cette structure. Nous utilisons donc l’écart normalisé parce que l’objectif est de mesurer l’importance des différences entre les deux groupes, et non leur significativité statistique.</w:t>
      </w:r>
    </w:p>
    <w:p w14:paraId="5106CA56" w14:textId="77777777" w:rsidR="00864C7D" w:rsidRPr="00DE3DBA" w:rsidRDefault="00B624A8">
      <w:pPr>
        <w:pStyle w:val="Lgendetableau"/>
        <w:spacing w:line="360" w:lineRule="auto"/>
        <w:jc w:val="both"/>
        <w:rPr>
          <w:lang w:val="fr-CA"/>
        </w:rPr>
      </w:pPr>
      <w:r>
        <w:rPr>
          <w:lang w:val="fr-CA"/>
        </w:rPr>
        <w:lastRenderedPageBreak/>
        <w:t>Tableau 3.5 : Équilibre des covariables observables entre catégories de réserves</w:t>
      </w:r>
    </w:p>
    <w:tbl>
      <w:tblPr>
        <w:tblW w:w="9360" w:type="dxa"/>
        <w:tblLayout w:type="fixed"/>
        <w:tblCellMar>
          <w:top w:w="60" w:type="dxa"/>
          <w:left w:w="100" w:type="dxa"/>
          <w:bottom w:w="60" w:type="dxa"/>
          <w:right w:w="100" w:type="dxa"/>
        </w:tblCellMar>
        <w:tblLook w:val="04A0" w:firstRow="1" w:lastRow="0" w:firstColumn="1" w:lastColumn="0" w:noHBand="0" w:noVBand="1"/>
      </w:tblPr>
      <w:tblGrid>
        <w:gridCol w:w="3300"/>
        <w:gridCol w:w="1700"/>
        <w:gridCol w:w="1700"/>
        <w:gridCol w:w="2660"/>
      </w:tblGrid>
      <w:tr w:rsidR="00864C7D" w:rsidRPr="00DE3DBA" w14:paraId="1E6F6F5D" w14:textId="77777777">
        <w:trPr>
          <w:tblHeader/>
        </w:trPr>
        <w:tc>
          <w:tcPr>
            <w:tcW w:w="33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C8D2514" w14:textId="77777777" w:rsidR="00864C7D" w:rsidRPr="00DE3DBA" w:rsidRDefault="00B624A8">
            <w:r>
              <w:rPr>
                <w:b/>
                <w:bCs/>
                <w:sz w:val="18"/>
                <w:szCs w:val="18"/>
              </w:rPr>
              <w:t>Covariable</w:t>
            </w:r>
          </w:p>
        </w:tc>
        <w:tc>
          <w:tcPr>
            <w:tcW w:w="17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DD42FF5" w14:textId="77777777" w:rsidR="00864C7D" w:rsidRPr="00DE3DBA" w:rsidRDefault="00B624A8">
            <w:pPr>
              <w:jc w:val="center"/>
            </w:pPr>
            <w:r>
              <w:rPr>
                <w:b/>
                <w:bCs/>
                <w:sz w:val="18"/>
                <w:szCs w:val="18"/>
              </w:rPr>
              <w:t>Réserves FNLM</w:t>
            </w:r>
          </w:p>
        </w:tc>
        <w:tc>
          <w:tcPr>
            <w:tcW w:w="17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70408C9D" w14:textId="77777777" w:rsidR="00864C7D" w:rsidRPr="00DE3DBA" w:rsidRDefault="00B624A8">
            <w:pPr>
              <w:jc w:val="center"/>
            </w:pPr>
            <w:r>
              <w:rPr>
                <w:b/>
                <w:bCs/>
                <w:sz w:val="18"/>
                <w:szCs w:val="18"/>
              </w:rPr>
              <w:t>Autres réserves</w:t>
            </w:r>
          </w:p>
        </w:tc>
        <w:tc>
          <w:tcPr>
            <w:tcW w:w="266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775F4F3B" w14:textId="77777777" w:rsidR="00864C7D" w:rsidRPr="00DE3DBA" w:rsidRDefault="00B624A8">
            <w:pPr>
              <w:jc w:val="center"/>
            </w:pPr>
            <w:r>
              <w:rPr>
                <w:b/>
                <w:bCs/>
                <w:sz w:val="18"/>
                <w:szCs w:val="18"/>
              </w:rPr>
              <w:t>Écart normalisé</w:t>
            </w:r>
          </w:p>
        </w:tc>
      </w:tr>
      <w:tr w:rsidR="00864C7D" w:rsidRPr="00DE3DBA" w14:paraId="2772B755"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3410100A" w14:textId="77777777" w:rsidR="00864C7D" w:rsidRPr="00DE3DBA" w:rsidRDefault="00B624A8">
            <w:pPr>
              <w:rPr>
                <w:lang w:val="fr-CA"/>
              </w:rPr>
            </w:pPr>
            <w:r>
              <w:rPr>
                <w:sz w:val="18"/>
                <w:szCs w:val="18"/>
                <w:lang w:val="fr-CA"/>
              </w:rPr>
              <w:t>Population dans un rayon de 1 km</w:t>
            </w:r>
          </w:p>
        </w:tc>
        <w:tc>
          <w:tcPr>
            <w:tcW w:w="1700" w:type="dxa"/>
            <w:tcBorders>
              <w:top w:val="single" w:sz="2" w:space="0" w:color="999999"/>
              <w:left w:val="single" w:sz="2" w:space="0" w:color="999999"/>
              <w:bottom w:val="single" w:sz="2" w:space="0" w:color="999999"/>
              <w:right w:val="single" w:sz="2" w:space="0" w:color="999999"/>
            </w:tcBorders>
            <w:vAlign w:val="center"/>
          </w:tcPr>
          <w:p w14:paraId="67440D86" w14:textId="77777777" w:rsidR="00864C7D" w:rsidRPr="00DE3DBA" w:rsidRDefault="00B624A8">
            <w:pPr>
              <w:jc w:val="center"/>
            </w:pPr>
            <w:r>
              <w:rPr>
                <w:sz w:val="18"/>
                <w:szCs w:val="18"/>
              </w:rPr>
              <w:t>596,4</w:t>
            </w:r>
          </w:p>
        </w:tc>
        <w:tc>
          <w:tcPr>
            <w:tcW w:w="1700" w:type="dxa"/>
            <w:tcBorders>
              <w:top w:val="single" w:sz="2" w:space="0" w:color="999999"/>
              <w:left w:val="single" w:sz="2" w:space="0" w:color="999999"/>
              <w:bottom w:val="single" w:sz="2" w:space="0" w:color="999999"/>
              <w:right w:val="single" w:sz="2" w:space="0" w:color="999999"/>
            </w:tcBorders>
            <w:vAlign w:val="center"/>
          </w:tcPr>
          <w:p w14:paraId="38C7A8DE" w14:textId="77777777" w:rsidR="00864C7D" w:rsidRPr="00DE3DBA" w:rsidRDefault="00B624A8">
            <w:pPr>
              <w:jc w:val="center"/>
            </w:pPr>
            <w:r>
              <w:rPr>
                <w:sz w:val="18"/>
                <w:szCs w:val="18"/>
              </w:rPr>
              <w:t>212,1</w:t>
            </w:r>
          </w:p>
        </w:tc>
        <w:tc>
          <w:tcPr>
            <w:tcW w:w="2660" w:type="dxa"/>
            <w:tcBorders>
              <w:top w:val="single" w:sz="2" w:space="0" w:color="999999"/>
              <w:left w:val="single" w:sz="2" w:space="0" w:color="999999"/>
              <w:bottom w:val="single" w:sz="2" w:space="0" w:color="999999"/>
              <w:right w:val="single" w:sz="2" w:space="0" w:color="999999"/>
            </w:tcBorders>
            <w:vAlign w:val="center"/>
          </w:tcPr>
          <w:p w14:paraId="5EA628A9" w14:textId="77777777" w:rsidR="00864C7D" w:rsidRPr="00DE3DBA" w:rsidRDefault="00B624A8">
            <w:pPr>
              <w:jc w:val="center"/>
            </w:pPr>
            <w:r>
              <w:rPr>
                <w:sz w:val="18"/>
                <w:szCs w:val="18"/>
              </w:rPr>
              <w:t>0,345</w:t>
            </w:r>
          </w:p>
        </w:tc>
      </w:tr>
      <w:tr w:rsidR="00864C7D" w:rsidRPr="00DE3DBA" w14:paraId="63E668B1"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76F00CD8" w14:textId="77777777" w:rsidR="00864C7D" w:rsidRPr="00DE3DBA" w:rsidRDefault="00B624A8">
            <w:pPr>
              <w:rPr>
                <w:lang w:val="fr-CA"/>
              </w:rPr>
            </w:pPr>
            <w:r>
              <w:rPr>
                <w:sz w:val="18"/>
                <w:szCs w:val="18"/>
                <w:lang w:val="fr-CA"/>
              </w:rPr>
              <w:t>Population dans un rayon de 10 km</w:t>
            </w:r>
          </w:p>
        </w:tc>
        <w:tc>
          <w:tcPr>
            <w:tcW w:w="1700" w:type="dxa"/>
            <w:tcBorders>
              <w:top w:val="single" w:sz="2" w:space="0" w:color="999999"/>
              <w:left w:val="single" w:sz="2" w:space="0" w:color="999999"/>
              <w:bottom w:val="single" w:sz="2" w:space="0" w:color="999999"/>
              <w:right w:val="single" w:sz="2" w:space="0" w:color="999999"/>
            </w:tcBorders>
            <w:vAlign w:val="center"/>
          </w:tcPr>
          <w:p w14:paraId="7229B9EB" w14:textId="77777777" w:rsidR="00864C7D" w:rsidRPr="00DE3DBA" w:rsidRDefault="00B624A8">
            <w:pPr>
              <w:jc w:val="center"/>
            </w:pPr>
            <w:r>
              <w:rPr>
                <w:sz w:val="18"/>
                <w:szCs w:val="18"/>
              </w:rPr>
              <w:t>44 528</w:t>
            </w:r>
          </w:p>
        </w:tc>
        <w:tc>
          <w:tcPr>
            <w:tcW w:w="1700" w:type="dxa"/>
            <w:tcBorders>
              <w:top w:val="single" w:sz="2" w:space="0" w:color="999999"/>
              <w:left w:val="single" w:sz="2" w:space="0" w:color="999999"/>
              <w:bottom w:val="single" w:sz="2" w:space="0" w:color="999999"/>
              <w:right w:val="single" w:sz="2" w:space="0" w:color="999999"/>
            </w:tcBorders>
            <w:vAlign w:val="center"/>
          </w:tcPr>
          <w:p w14:paraId="45CE6B86" w14:textId="77777777" w:rsidR="00864C7D" w:rsidRPr="00DE3DBA" w:rsidRDefault="00B624A8">
            <w:pPr>
              <w:jc w:val="center"/>
            </w:pPr>
            <w:r>
              <w:rPr>
                <w:sz w:val="18"/>
                <w:szCs w:val="18"/>
              </w:rPr>
              <w:t>14 061</w:t>
            </w:r>
          </w:p>
        </w:tc>
        <w:tc>
          <w:tcPr>
            <w:tcW w:w="2660" w:type="dxa"/>
            <w:tcBorders>
              <w:top w:val="single" w:sz="2" w:space="0" w:color="999999"/>
              <w:left w:val="single" w:sz="2" w:space="0" w:color="999999"/>
              <w:bottom w:val="single" w:sz="2" w:space="0" w:color="999999"/>
              <w:right w:val="single" w:sz="2" w:space="0" w:color="999999"/>
            </w:tcBorders>
            <w:vAlign w:val="center"/>
          </w:tcPr>
          <w:p w14:paraId="1AFFD6F6" w14:textId="77777777" w:rsidR="00864C7D" w:rsidRPr="00DE3DBA" w:rsidRDefault="00B624A8">
            <w:pPr>
              <w:jc w:val="center"/>
            </w:pPr>
            <w:r>
              <w:rPr>
                <w:sz w:val="18"/>
                <w:szCs w:val="18"/>
              </w:rPr>
              <w:t>0,324</w:t>
            </w:r>
          </w:p>
        </w:tc>
      </w:tr>
      <w:tr w:rsidR="00864C7D" w:rsidRPr="00DE3DBA" w14:paraId="7C1C9D90"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194B3987" w14:textId="77777777" w:rsidR="00864C7D" w:rsidRPr="00DE3DBA" w:rsidRDefault="00B624A8">
            <w:r>
              <w:rPr>
                <w:sz w:val="18"/>
                <w:szCs w:val="18"/>
              </w:rPr>
              <w:t>Latitude</w:t>
            </w:r>
          </w:p>
        </w:tc>
        <w:tc>
          <w:tcPr>
            <w:tcW w:w="1700" w:type="dxa"/>
            <w:tcBorders>
              <w:top w:val="single" w:sz="2" w:space="0" w:color="999999"/>
              <w:left w:val="single" w:sz="2" w:space="0" w:color="999999"/>
              <w:bottom w:val="single" w:sz="2" w:space="0" w:color="999999"/>
              <w:right w:val="single" w:sz="2" w:space="0" w:color="999999"/>
            </w:tcBorders>
            <w:vAlign w:val="center"/>
          </w:tcPr>
          <w:p w14:paraId="75EAA0BE" w14:textId="77777777" w:rsidR="00864C7D" w:rsidRPr="00DE3DBA" w:rsidRDefault="00B624A8">
            <w:pPr>
              <w:jc w:val="center"/>
            </w:pPr>
            <w:r>
              <w:rPr>
                <w:sz w:val="18"/>
                <w:szCs w:val="18"/>
              </w:rPr>
              <w:t>50,5</w:t>
            </w:r>
          </w:p>
        </w:tc>
        <w:tc>
          <w:tcPr>
            <w:tcW w:w="1700" w:type="dxa"/>
            <w:tcBorders>
              <w:top w:val="single" w:sz="2" w:space="0" w:color="999999"/>
              <w:left w:val="single" w:sz="2" w:space="0" w:color="999999"/>
              <w:bottom w:val="single" w:sz="2" w:space="0" w:color="999999"/>
              <w:right w:val="single" w:sz="2" w:space="0" w:color="999999"/>
            </w:tcBorders>
            <w:vAlign w:val="center"/>
          </w:tcPr>
          <w:p w14:paraId="45259BC6" w14:textId="77777777" w:rsidR="00864C7D" w:rsidRPr="00DE3DBA" w:rsidRDefault="00B624A8">
            <w:pPr>
              <w:jc w:val="center"/>
            </w:pPr>
            <w:r>
              <w:rPr>
                <w:sz w:val="18"/>
                <w:szCs w:val="18"/>
              </w:rPr>
              <w:t>52,5</w:t>
            </w:r>
          </w:p>
        </w:tc>
        <w:tc>
          <w:tcPr>
            <w:tcW w:w="2660" w:type="dxa"/>
            <w:tcBorders>
              <w:top w:val="single" w:sz="2" w:space="0" w:color="999999"/>
              <w:left w:val="single" w:sz="2" w:space="0" w:color="999999"/>
              <w:bottom w:val="single" w:sz="2" w:space="0" w:color="999999"/>
              <w:right w:val="single" w:sz="2" w:space="0" w:color="999999"/>
            </w:tcBorders>
            <w:vAlign w:val="center"/>
          </w:tcPr>
          <w:p w14:paraId="4ED5D36B" w14:textId="77777777" w:rsidR="00864C7D" w:rsidRPr="00DE3DBA" w:rsidRDefault="00B156AE">
            <w:pPr>
              <w:jc w:val="center"/>
            </w:pPr>
            <w:r>
              <w:rPr>
                <w:sz w:val="18"/>
                <w:szCs w:val="18"/>
              </w:rPr>
              <w:t xml:space="preserve">-</w:t>
            </w:r>
            <w:del w:id="9054" w:author="Claude (vérification)" w:date="2026-10-01T00:00:00Z">
              <w:r>
                <w:rPr>
                  <w:sz w:val="18"/>
                  <w:szCs w:val="18"/>
                </w:rPr>
                <w:delText xml:space="preserve"> </w:delText>
              </w:r>
            </w:del>
            <w:r>
              <w:rPr>
                <w:sz w:val="18"/>
                <w:szCs w:val="18"/>
              </w:rPr>
              <w:t xml:space="preserve">0,664</w:t>
            </w:r>
          </w:p>
        </w:tc>
      </w:tr>
      <w:tr w:rsidR="00864C7D" w:rsidRPr="00DE3DBA" w14:paraId="6C0B16CC"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70D59A84" w14:textId="77777777" w:rsidR="00864C7D" w:rsidRPr="00DE3DBA" w:rsidRDefault="00B624A8">
            <w:r>
              <w:rPr>
                <w:sz w:val="18"/>
                <w:szCs w:val="18"/>
              </w:rPr>
              <w:t>Superficie estimée (hectares)</w:t>
            </w:r>
          </w:p>
        </w:tc>
        <w:tc>
          <w:tcPr>
            <w:tcW w:w="1700" w:type="dxa"/>
            <w:tcBorders>
              <w:top w:val="single" w:sz="2" w:space="0" w:color="999999"/>
              <w:left w:val="single" w:sz="2" w:space="0" w:color="999999"/>
              <w:bottom w:val="single" w:sz="2" w:space="0" w:color="999999"/>
              <w:right w:val="single" w:sz="2" w:space="0" w:color="999999"/>
            </w:tcBorders>
            <w:vAlign w:val="center"/>
          </w:tcPr>
          <w:p w14:paraId="4D95A7DF" w14:textId="77777777" w:rsidR="00864C7D" w:rsidRPr="00DE3DBA" w:rsidRDefault="00B624A8">
            <w:pPr>
              <w:jc w:val="center"/>
            </w:pPr>
            <w:r>
              <w:rPr>
                <w:sz w:val="18"/>
                <w:szCs w:val="18"/>
              </w:rPr>
              <w:t>0,23</w:t>
            </w:r>
          </w:p>
        </w:tc>
        <w:tc>
          <w:tcPr>
            <w:tcW w:w="1700" w:type="dxa"/>
            <w:tcBorders>
              <w:top w:val="single" w:sz="2" w:space="0" w:color="999999"/>
              <w:left w:val="single" w:sz="2" w:space="0" w:color="999999"/>
              <w:bottom w:val="single" w:sz="2" w:space="0" w:color="999999"/>
              <w:right w:val="single" w:sz="2" w:space="0" w:color="999999"/>
            </w:tcBorders>
            <w:vAlign w:val="center"/>
          </w:tcPr>
          <w:p w14:paraId="015601D6" w14:textId="77777777" w:rsidR="00864C7D" w:rsidRPr="00DE3DBA" w:rsidRDefault="00B624A8">
            <w:pPr>
              <w:jc w:val="center"/>
            </w:pPr>
            <w:r>
              <w:rPr>
                <w:sz w:val="18"/>
                <w:szCs w:val="18"/>
              </w:rPr>
              <w:t>0,42</w:t>
            </w:r>
          </w:p>
        </w:tc>
        <w:tc>
          <w:tcPr>
            <w:tcW w:w="2660" w:type="dxa"/>
            <w:tcBorders>
              <w:top w:val="single" w:sz="2" w:space="0" w:color="999999"/>
              <w:left w:val="single" w:sz="2" w:space="0" w:color="999999"/>
              <w:bottom w:val="single" w:sz="2" w:space="0" w:color="999999"/>
              <w:right w:val="single" w:sz="2" w:space="0" w:color="999999"/>
            </w:tcBorders>
            <w:vAlign w:val="center"/>
          </w:tcPr>
          <w:p w14:paraId="5B9130D4" w14:textId="77777777" w:rsidR="00864C7D" w:rsidRPr="00DE3DBA" w:rsidRDefault="00B156AE">
            <w:pPr>
              <w:jc w:val="center"/>
            </w:pPr>
            <w:r>
              <w:rPr>
                <w:sz w:val="18"/>
                <w:szCs w:val="18"/>
              </w:rPr>
              <w:t>-0,025</w:t>
            </w:r>
          </w:p>
        </w:tc>
      </w:tr>
      <w:tr w:rsidR="00864C7D" w:rsidRPr="00DE3DBA" w14:paraId="2BD811B5" w14:textId="77777777">
        <w:tc>
          <w:tcPr>
            <w:tcW w:w="3300" w:type="dxa"/>
            <w:tcBorders>
              <w:top w:val="single" w:sz="2" w:space="0" w:color="999999"/>
              <w:left w:val="single" w:sz="2" w:space="0" w:color="999999"/>
              <w:bottom w:val="single" w:sz="2" w:space="0" w:color="999999"/>
              <w:right w:val="single" w:sz="2" w:space="0" w:color="999999"/>
            </w:tcBorders>
            <w:vAlign w:val="center"/>
          </w:tcPr>
          <w:p w14:paraId="007676FD" w14:textId="77777777" w:rsidR="00864C7D" w:rsidRPr="00DE3DBA" w:rsidRDefault="00B624A8">
            <w:r>
              <w:rPr>
                <w:sz w:val="18"/>
                <w:szCs w:val="18"/>
              </w:rPr>
              <w:t>Sites par bande (moyenne)</w:t>
            </w:r>
          </w:p>
        </w:tc>
        <w:tc>
          <w:tcPr>
            <w:tcW w:w="1700" w:type="dxa"/>
            <w:tcBorders>
              <w:top w:val="single" w:sz="2" w:space="0" w:color="999999"/>
              <w:left w:val="single" w:sz="2" w:space="0" w:color="999999"/>
              <w:bottom w:val="single" w:sz="2" w:space="0" w:color="999999"/>
              <w:right w:val="single" w:sz="2" w:space="0" w:color="999999"/>
            </w:tcBorders>
            <w:vAlign w:val="center"/>
          </w:tcPr>
          <w:p w14:paraId="5BBF8A85" w14:textId="77777777" w:rsidR="00864C7D" w:rsidRPr="00DE3DBA" w:rsidRDefault="00B624A8">
            <w:pPr>
              <w:jc w:val="center"/>
            </w:pPr>
            <w:r>
              <w:rPr>
                <w:sz w:val="18"/>
                <w:szCs w:val="18"/>
              </w:rPr>
              <w:t>8,9</w:t>
            </w:r>
          </w:p>
        </w:tc>
        <w:tc>
          <w:tcPr>
            <w:tcW w:w="1700" w:type="dxa"/>
            <w:tcBorders>
              <w:top w:val="single" w:sz="2" w:space="0" w:color="999999"/>
              <w:left w:val="single" w:sz="2" w:space="0" w:color="999999"/>
              <w:bottom w:val="single" w:sz="2" w:space="0" w:color="999999"/>
              <w:right w:val="single" w:sz="2" w:space="0" w:color="999999"/>
            </w:tcBorders>
            <w:vAlign w:val="center"/>
          </w:tcPr>
          <w:p w14:paraId="5E31FC83" w14:textId="77777777" w:rsidR="00864C7D" w:rsidRPr="00DE3DBA" w:rsidRDefault="00B624A8">
            <w:pPr>
              <w:jc w:val="center"/>
            </w:pPr>
            <w:r>
              <w:rPr>
                <w:sz w:val="18"/>
                <w:szCs w:val="18"/>
              </w:rPr>
              <w:t>5,7</w:t>
            </w:r>
          </w:p>
        </w:tc>
        <w:tc>
          <w:tcPr>
            <w:tcW w:w="2660" w:type="dxa"/>
            <w:tcBorders>
              <w:top w:val="single" w:sz="2" w:space="0" w:color="999999"/>
              <w:left w:val="single" w:sz="2" w:space="0" w:color="999999"/>
              <w:bottom w:val="single" w:sz="2" w:space="0" w:color="999999"/>
              <w:right w:val="single" w:sz="2" w:space="0" w:color="999999"/>
            </w:tcBorders>
            <w:vAlign w:val="center"/>
          </w:tcPr>
          <w:p w14:paraId="3EB11DFC" w14:textId="77777777" w:rsidR="00864C7D" w:rsidRPr="00DE3DBA" w:rsidRDefault="00AE2044">
            <w:pPr>
              <w:jc w:val="center"/>
            </w:pPr>
            <w:r>
              <w:rPr>
                <w:sz w:val="18"/>
                <w:szCs w:val="18"/>
              </w:rPr>
              <w:t>----</w:t>
            </w:r>
          </w:p>
        </w:tc>
      </w:tr>
      <w:tr w:rsidR="00864C7D" w:rsidRPr="00DE3DBA" w14:paraId="5CB2107A" w14:textId="77777777" w:rsidTr="00100C74">
        <w:trPr>
          <w:trHeight w:val="295"/>
        </w:trPr>
        <w:tc>
          <w:tcPr>
            <w:tcW w:w="3300" w:type="dxa"/>
            <w:tcBorders>
              <w:top w:val="single" w:sz="2" w:space="0" w:color="999999"/>
              <w:left w:val="single" w:sz="2" w:space="0" w:color="999999"/>
              <w:bottom w:val="single" w:sz="2" w:space="0" w:color="999999"/>
              <w:right w:val="single" w:sz="2" w:space="0" w:color="999999"/>
            </w:tcBorders>
            <w:vAlign w:val="center"/>
          </w:tcPr>
          <w:p w14:paraId="1B2C1955" w14:textId="77777777" w:rsidR="00864C7D" w:rsidRPr="003403D3" w:rsidRDefault="00B624A8">
            <w:pPr>
              <w:rPr>
                <w:lang w:val="fr-CA"/>
              </w:rPr>
            </w:pPr>
            <w:r>
              <w:rPr>
                <w:sz w:val="18"/>
                <w:szCs w:val="18"/>
                <w:lang w:val="fr-CA"/>
              </w:rPr>
              <w:t>Part dont SAC est l’organisation déclarante</w:t>
            </w:r>
          </w:p>
        </w:tc>
        <w:tc>
          <w:tcPr>
            <w:tcW w:w="1700" w:type="dxa"/>
            <w:tcBorders>
              <w:top w:val="single" w:sz="2" w:space="0" w:color="999999"/>
              <w:left w:val="single" w:sz="2" w:space="0" w:color="999999"/>
              <w:bottom w:val="single" w:sz="2" w:space="0" w:color="999999"/>
              <w:right w:val="single" w:sz="2" w:space="0" w:color="999999"/>
            </w:tcBorders>
            <w:vAlign w:val="center"/>
          </w:tcPr>
          <w:p w14:paraId="05D49DC9" w14:textId="77777777" w:rsidR="00864C7D" w:rsidRPr="00DE3DBA" w:rsidRDefault="00B624A8">
            <w:pPr>
              <w:jc w:val="center"/>
            </w:pPr>
            <w:r>
              <w:rPr>
                <w:sz w:val="18"/>
                <w:szCs w:val="18"/>
              </w:rPr>
              <w:t>99,9 %</w:t>
            </w:r>
          </w:p>
        </w:tc>
        <w:tc>
          <w:tcPr>
            <w:tcW w:w="1700" w:type="dxa"/>
            <w:tcBorders>
              <w:top w:val="single" w:sz="2" w:space="0" w:color="999999"/>
              <w:left w:val="single" w:sz="2" w:space="0" w:color="999999"/>
              <w:bottom w:val="single" w:sz="2" w:space="0" w:color="999999"/>
              <w:right w:val="single" w:sz="2" w:space="0" w:color="999999"/>
            </w:tcBorders>
            <w:vAlign w:val="center"/>
          </w:tcPr>
          <w:p w14:paraId="48B5DB92" w14:textId="77777777" w:rsidR="00864C7D" w:rsidRPr="00DE3DBA" w:rsidRDefault="00B624A8">
            <w:pPr>
              <w:jc w:val="center"/>
            </w:pPr>
            <w:r>
              <w:rPr>
                <w:sz w:val="18"/>
                <w:szCs w:val="18"/>
              </w:rPr>
              <w:t>95,2 %</w:t>
            </w:r>
          </w:p>
        </w:tc>
        <w:tc>
          <w:tcPr>
            <w:tcW w:w="2660" w:type="dxa"/>
            <w:tcBorders>
              <w:top w:val="single" w:sz="2" w:space="0" w:color="999999"/>
              <w:left w:val="single" w:sz="2" w:space="0" w:color="999999"/>
              <w:bottom w:val="single" w:sz="2" w:space="0" w:color="999999"/>
              <w:right w:val="single" w:sz="2" w:space="0" w:color="999999"/>
            </w:tcBorders>
            <w:vAlign w:val="center"/>
          </w:tcPr>
          <w:p w14:paraId="03B548AF" w14:textId="77777777" w:rsidR="00864C7D" w:rsidRPr="00DE3DBA" w:rsidRDefault="00AE2044">
            <w:pPr>
              <w:jc w:val="center"/>
            </w:pPr>
            <w:r>
              <w:rPr>
                <w:sz w:val="18"/>
                <w:szCs w:val="18"/>
              </w:rPr>
              <w:t>----</w:t>
            </w:r>
          </w:p>
        </w:tc>
      </w:tr>
    </w:tbl>
    <w:p w14:paraId="362F0D49"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61D71C0" w14:textId="77777777" w:rsidR="00AE2044" w:rsidRPr="00DE3DBA" w:rsidRDefault="00AE2044">
      <w:pPr>
        <w:jc w:val="both"/>
        <w:rPr>
          <w:lang w:val="fr-CA"/>
        </w:rPr>
      </w:pPr>
    </w:p>
    <w:p w14:paraId="72A1B07C" w14:textId="77777777" w:rsidR="00DC346B" w:rsidRDefault="00B624A8" w:rsidP="00A54F29">
      <w:pPr>
        <w:jc w:val="both"/>
        <w:rPr>
          <w:lang w:val="fr-CA"/>
        </w:rPr>
      </w:pPr>
      <w:r>
        <w:rPr>
          <w:lang w:val="fr-CA"/>
        </w:rPr>
        <w:t>Les moyennes portent sur les 4 503 sites sur réserve de l’échantillon analytique. Le nombre moyen de sites par bande est calculé au niveau des bandes. La part déclarée par SAC est plutôt une proportion de sites dans chaque groupe. Aucun écart normalisé n’est présenté pour ces deux dernières lignes.</w:t>
      </w:r>
    </w:p>
    <w:p w14:paraId="3FFC67CD" w14:textId="77777777" w:rsidR="00A54F29" w:rsidRPr="0048333E" w:rsidRDefault="00B624A8" w:rsidP="00A54F29">
      <w:pPr>
        <w:jc w:val="both"/>
        <w:rPr>
          <w:lang w:val="fr-CA"/>
        </w:rPr>
      </w:pPr>
      <w:r>
        <w:rPr>
          <w:lang w:val="fr-CA"/>
        </w:rPr>
        <w:t>Trois différences ressortent. Premièrement, les réserves FNLM comptent en moyenne 596 personnes dans un rayon d’un kilomètre, contre 212 pour les autres réserves. Dans un rayon de dix kilomètres, elles comptent en moyenne 44 528 personnes, contre 14 061. Les réserves FNLM sont donc généralement plus proches des zones habitées. Deuxièmement, elles sont aussi situées plus au sud, avec un écart normalisé de latitude de 0,66, le plus élevé du tableau. Troisièmement, Services aux Autochtones Canada déclare presque tous les sites dans les deux groupes : 99,9 % pour les sites FNLM contre 95,2 % pour les autres réserves.</w:t>
      </w:r>
    </w:p>
    <w:p w14:paraId="51270CE5" w14:textId="77777777" w:rsidR="00A54F29" w:rsidRPr="00A54F29" w:rsidRDefault="00A54F29" w:rsidP="00A54F29">
      <w:pPr>
        <w:jc w:val="both"/>
        <w:rPr>
          <w:lang w:val="fr-CA"/>
        </w:rPr>
      </w:pPr>
    </w:p>
    <w:p w14:paraId="62269CD5" w14:textId="77777777" w:rsidR="00864C7D" w:rsidRPr="00DE3DBA" w:rsidRDefault="00A54F29" w:rsidP="00A54F29">
      <w:pPr>
        <w:jc w:val="both"/>
        <w:rPr>
          <w:lang w:val="fr-CA"/>
        </w:rPr>
      </w:pPr>
      <w:r>
        <w:rPr>
          <w:lang w:val="fr-CA"/>
        </w:rPr>
        <w:t xml:space="preserve">Ces différences montrent surtout que les deux groupes de réserves présentent des caractéristiques observables différentes dans notre échantillon. Elles ne permettent pas d’établir si ces écarts existaient avant l’adoption du code foncier. Par exemple, </w:t>
        <w:lastRenderedPageBreak/>
        <w:t xml:space="preserve">une nation située près d’un centre urbain peut avoir un meilleur accès aux services professionnels et administratifs, ce qui peut faciliter à la fois l’adhésion au FNLM et la gestion de ses terres. Les effets fixes provinciaux tiennent compte d’une partie des différences géographiques, mais ils ne permettent pas de mesurer directement la proximité des zones urbaines ou la capacité administrative. </w:t>
      </w:r>
    </w:p>
    <w:p w14:paraId="7E5B89F1" w14:textId="77777777" w:rsidR="0089276B" w:rsidRPr="00DE3DBA" w:rsidRDefault="0089276B" w:rsidP="00153BA2">
      <w:pPr>
        <w:jc w:val="both"/>
        <w:rPr>
          <w:lang w:val="fr-CA"/>
        </w:rPr>
      </w:pPr>
    </w:p>
    <w:p w14:paraId="18C7D857" w14:textId="77777777" w:rsidR="0089432F" w:rsidRPr="00DE3DBA" w:rsidRDefault="00B624A8">
      <w:pPr>
        <w:pStyle w:val="Heading1"/>
        <w:keepNext/>
        <w:keepLines/>
        <w:spacing w:before="0"/>
        <w:rPr>
          <w:lang w:val="fr-CA"/>
        </w:rPr>
      </w:pPr>
      <w:bookmarkStart w:id="81" w:name="_Toc231927724"/>
      <w:bookmarkStart w:id="82" w:name="_Toc235283015"/>
      <w:bookmarkStart w:id="83" w:name="_Toc239784765"/>
      <w:r>
        <w:rPr>
          <w:lang w:val="fr-CA"/>
        </w:rPr>
        <w:t>4. Résultats</w:t>
      </w:r>
      <w:bookmarkEnd w:id="81"/>
      <w:bookmarkEnd w:id="82"/>
      <w:bookmarkEnd w:id="83"/>
    </w:p>
    <w:p w14:paraId="45C349C3" w14:textId="77777777" w:rsidR="0089432F" w:rsidRPr="00DE3DBA" w:rsidRDefault="00B624A8">
      <w:pPr>
        <w:pStyle w:val="Heading2"/>
        <w:keepNext/>
        <w:keepLines/>
        <w:rPr>
          <w:lang w:val="fr-CA"/>
        </w:rPr>
      </w:pPr>
      <w:bookmarkStart w:id="84" w:name="_Toc231927725"/>
      <w:bookmarkStart w:id="85" w:name="_Toc235283016"/>
      <w:bookmarkStart w:id="86" w:name="_Toc239784766"/>
      <w:r>
        <w:rPr>
          <w:lang w:val="fr-CA"/>
        </w:rPr>
        <w:t>4.1 Statistiques descriptives</w:t>
      </w:r>
      <w:bookmarkEnd w:id="84"/>
      <w:bookmarkEnd w:id="85"/>
      <w:bookmarkEnd w:id="86"/>
    </w:p>
    <w:p w14:paraId="6FF1949B" w14:textId="77777777" w:rsidR="0089432F" w:rsidRPr="00DE3DBA" w:rsidRDefault="00B624A8">
      <w:pPr>
        <w:jc w:val="both"/>
        <w:rPr>
          <w:lang w:val="fr-CA"/>
        </w:rPr>
      </w:pPr>
      <w:r>
        <w:rPr>
          <w:lang w:val="fr-CA"/>
        </w:rPr>
        <w:t>Le Tableau 4.1 présente les statistiques descriptives des principales variables par catégorie de site. Les figures 4.1 et 4.2 illustrent les principaux écarts entre les catégories de sites.</w:t>
      </w:r>
    </w:p>
    <w:p w14:paraId="21DEE530" w14:textId="77777777" w:rsidR="0089432F" w:rsidRPr="00DE3DBA" w:rsidRDefault="00B624A8">
      <w:pPr>
        <w:pStyle w:val="Lgendetableau"/>
        <w:spacing w:after="100" w:line="360" w:lineRule="auto"/>
        <w:jc w:val="center"/>
        <w:rPr>
          <w:sz w:val="24"/>
          <w:szCs w:val="24"/>
          <w:lang w:val="fr-CA"/>
        </w:rPr>
      </w:pPr>
      <w:r>
        <w:rPr>
          <w:sz w:val="24"/>
          <w:szCs w:val="24"/>
          <w:lang w:val="fr-CA"/>
        </w:rPr>
        <w:t>Tableau 4.1 : Statistiques descriptives par catégorie de site</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399"/>
        <w:gridCol w:w="1001"/>
        <w:gridCol w:w="1201"/>
        <w:gridCol w:w="1200"/>
        <w:gridCol w:w="1200"/>
        <w:gridCol w:w="1203"/>
        <w:gridCol w:w="1156"/>
      </w:tblGrid>
      <w:tr w:rsidR="0089432F" w:rsidRPr="00DE3DBA" w14:paraId="5AFAA211" w14:textId="77777777">
        <w:trPr>
          <w:cantSplit/>
          <w:tblHeader/>
          <w:jc w:val="center"/>
        </w:trPr>
        <w:tc>
          <w:tcPr>
            <w:tcW w:w="2398"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F0B250C" w14:textId="77777777" w:rsidR="00F627A2" w:rsidRPr="00DE3DBA" w:rsidRDefault="00B624A8">
            <w:pPr>
              <w:rPr>
                <w:b/>
                <w:bCs/>
                <w:sz w:val="18"/>
                <w:szCs w:val="18"/>
              </w:rPr>
            </w:pPr>
            <w:r>
              <w:rPr>
                <w:b/>
                <w:bCs/>
                <w:sz w:val="18"/>
                <w:szCs w:val="18"/>
              </w:rPr>
              <w:t>Groupe</w:t>
            </w:r>
          </w:p>
        </w:tc>
        <w:tc>
          <w:tcPr>
            <w:tcW w:w="10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999298E" w14:textId="77777777" w:rsidR="00F627A2" w:rsidRPr="00DE3DBA" w:rsidRDefault="00B624A8">
            <w:pPr>
              <w:jc w:val="center"/>
              <w:rPr>
                <w:b/>
                <w:bCs/>
                <w:sz w:val="18"/>
                <w:szCs w:val="18"/>
              </w:rPr>
            </w:pPr>
            <w:r>
              <w:rPr>
                <w:b/>
                <w:bCs/>
                <w:sz w:val="18"/>
                <w:szCs w:val="18"/>
              </w:rPr>
              <w:t>N</w:t>
            </w:r>
          </w:p>
        </w:tc>
        <w:tc>
          <w:tcPr>
            <w:tcW w:w="12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3DC1184" w14:textId="77777777" w:rsidR="00F627A2" w:rsidRPr="00DE3DBA" w:rsidRDefault="00B624A8">
            <w:pPr>
              <w:jc w:val="center"/>
              <w:rPr>
                <w:b/>
                <w:bCs/>
                <w:sz w:val="18"/>
                <w:szCs w:val="18"/>
              </w:rPr>
            </w:pPr>
            <w:r>
              <w:rPr>
                <w:b/>
                <w:bCs/>
                <w:sz w:val="18"/>
                <w:szCs w:val="18"/>
              </w:rPr>
              <w:t>N classés</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C98C222" w14:textId="77777777" w:rsidR="00F627A2" w:rsidRPr="00DE3DBA" w:rsidRDefault="00B624A8">
            <w:pPr>
              <w:jc w:val="center"/>
              <w:rPr>
                <w:b/>
                <w:bCs/>
                <w:sz w:val="18"/>
                <w:szCs w:val="18"/>
              </w:rPr>
            </w:pPr>
            <w:r>
              <w:rPr>
                <w:b/>
                <w:bCs/>
                <w:sz w:val="18"/>
                <w:szCs w:val="18"/>
              </w:rPr>
              <w:t>Priorité*</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B5C4947" w14:textId="77777777" w:rsidR="00F627A2" w:rsidRPr="00DE3DBA" w:rsidRDefault="00B624A8">
            <w:pPr>
              <w:jc w:val="center"/>
              <w:rPr>
                <w:b/>
                <w:bCs/>
                <w:sz w:val="18"/>
                <w:szCs w:val="18"/>
              </w:rPr>
            </w:pPr>
            <w:r>
              <w:rPr>
                <w:b/>
                <w:bCs/>
                <w:sz w:val="18"/>
                <w:szCs w:val="18"/>
              </w:rPr>
              <w:t>Haute*</w:t>
            </w:r>
          </w:p>
        </w:tc>
        <w:tc>
          <w:tcPr>
            <w:tcW w:w="12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E73E1BE" w14:textId="77777777" w:rsidR="00F627A2" w:rsidRPr="00DE3DBA" w:rsidRDefault="00B624A8">
            <w:pPr>
              <w:jc w:val="center"/>
              <w:rPr>
                <w:b/>
                <w:bCs/>
                <w:sz w:val="18"/>
                <w:szCs w:val="18"/>
              </w:rPr>
            </w:pPr>
            <w:r>
              <w:rPr>
                <w:b/>
                <w:bCs/>
                <w:sz w:val="18"/>
                <w:szCs w:val="18"/>
              </w:rPr>
              <w:t>Actif</w:t>
            </w:r>
          </w:p>
        </w:tc>
        <w:tc>
          <w:tcPr>
            <w:tcW w:w="1156"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EA7EB4D" w14:textId="77777777" w:rsidR="00F627A2" w:rsidRPr="00DE3DBA" w:rsidRDefault="00B624A8">
            <w:pPr>
              <w:jc w:val="center"/>
              <w:rPr>
                <w:b/>
                <w:bCs/>
                <w:sz w:val="18"/>
                <w:szCs w:val="18"/>
              </w:rPr>
            </w:pPr>
            <w:r>
              <w:rPr>
                <w:b/>
                <w:bCs/>
                <w:sz w:val="18"/>
                <w:szCs w:val="18"/>
              </w:rPr>
              <w:t>Fermé</w:t>
            </w:r>
          </w:p>
        </w:tc>
      </w:tr>
      <w:tr w:rsidR="0089432F" w:rsidRPr="00DE3DBA" w14:paraId="0DDA8397"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284FC0" w14:textId="77777777" w:rsidR="00F627A2" w:rsidRPr="00DE3DBA" w:rsidRDefault="00B624A8">
            <w:pPr>
              <w:rPr>
                <w:b/>
                <w:bCs/>
                <w:sz w:val="18"/>
                <w:szCs w:val="18"/>
              </w:rPr>
            </w:pPr>
            <w:r>
              <w:rPr>
                <w:b/>
                <w:bCs/>
                <w:sz w:val="18"/>
                <w:szCs w:val="18"/>
              </w:rPr>
              <w:t xml:space="preserve">Réserve + FNLM</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1884FF8" w14:textId="77777777" w:rsidR="00F627A2" w:rsidRPr="00905FDA" w:rsidRDefault="00B624A8">
            <w:pPr>
              <w:jc w:val="center"/>
              <w:rPr>
                <w:sz w:val="18"/>
                <w:szCs w:val="18"/>
              </w:rPr>
            </w:pPr>
            <w:r>
              <w:rPr>
                <w:sz w:val="18"/>
                <w:szCs w:val="18"/>
              </w:rPr>
              <w:t>1 132</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570A10E" w14:textId="77777777" w:rsidR="00F627A2" w:rsidRPr="00905FDA" w:rsidRDefault="00B624A8">
            <w:pPr>
              <w:jc w:val="center"/>
              <w:rPr>
                <w:sz w:val="18"/>
                <w:szCs w:val="18"/>
              </w:rPr>
            </w:pPr>
            <w:r>
              <w:rPr>
                <w:sz w:val="18"/>
                <w:szCs w:val="18"/>
              </w:rPr>
              <w:t>477</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DF6642" w14:textId="77777777" w:rsidR="00F627A2" w:rsidRPr="00905FDA" w:rsidRDefault="00B624A8">
            <w:pPr>
              <w:jc w:val="center"/>
              <w:rPr>
                <w:sz w:val="18"/>
                <w:szCs w:val="18"/>
              </w:rPr>
            </w:pPr>
            <w:r>
              <w:rPr>
                <w:sz w:val="18"/>
                <w:szCs w:val="18"/>
              </w:rPr>
              <w:t>84,9 %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62D973" w14:textId="77777777" w:rsidR="00F627A2" w:rsidRPr="00905FDA" w:rsidRDefault="00B624A8">
            <w:pPr>
              <w:jc w:val="center"/>
              <w:rPr>
                <w:sz w:val="18"/>
                <w:szCs w:val="18"/>
              </w:rPr>
            </w:pPr>
            <w:r>
              <w:rPr>
                <w:sz w:val="18"/>
                <w:szCs w:val="18"/>
              </w:rPr>
              <w:t>22,9 %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83D0B10" w14:textId="77777777" w:rsidR="00F627A2" w:rsidRPr="00905FDA" w:rsidRDefault="00B624A8">
            <w:pPr>
              <w:jc w:val="center"/>
              <w:rPr>
                <w:sz w:val="18"/>
                <w:szCs w:val="18"/>
              </w:rPr>
            </w:pPr>
            <w:r>
              <w:rPr>
                <w:sz w:val="18"/>
                <w:szCs w:val="18"/>
              </w:rPr>
              <w:t>34,2 %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8DE2912" w14:textId="77777777" w:rsidR="00F627A2" w:rsidRPr="00905FDA" w:rsidRDefault="00B624A8">
            <w:pPr>
              <w:jc w:val="center"/>
              <w:rPr>
                <w:sz w:val="18"/>
                <w:szCs w:val="18"/>
              </w:rPr>
            </w:pPr>
            <w:r>
              <w:rPr>
                <w:sz w:val="18"/>
                <w:szCs w:val="18"/>
              </w:rPr>
              <w:t>48,6 %</w:t>
            </w:r>
          </w:p>
        </w:tc>
      </w:tr>
      <w:tr w:rsidR="0089432F" w:rsidRPr="00DE3DBA" w14:paraId="3DFD0B4D"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F6E87D" w14:textId="77777777" w:rsidR="00F627A2" w:rsidRPr="00DE3DBA" w:rsidRDefault="00B624A8">
            <w:pPr>
              <w:rPr>
                <w:b/>
                <w:bCs/>
                <w:sz w:val="18"/>
                <w:szCs w:val="18"/>
              </w:rPr>
            </w:pPr>
            <w:r>
              <w:rPr>
                <w:b/>
                <w:bCs/>
                <w:sz w:val="18"/>
                <w:szCs w:val="18"/>
              </w:rPr>
              <w:t>Réserve sans FNLM</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41B278" w14:textId="77777777" w:rsidR="00F627A2" w:rsidRPr="00905FDA" w:rsidRDefault="00B624A8">
            <w:pPr>
              <w:jc w:val="center"/>
              <w:rPr>
                <w:sz w:val="18"/>
                <w:szCs w:val="18"/>
              </w:rPr>
            </w:pPr>
            <w:r>
              <w:rPr>
                <w:sz w:val="18"/>
                <w:szCs w:val="18"/>
              </w:rPr>
              <w:t>3 371</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4685BC4" w14:textId="77777777" w:rsidR="00F627A2" w:rsidRPr="00905FDA" w:rsidRDefault="00B624A8">
            <w:pPr>
              <w:jc w:val="center"/>
              <w:rPr>
                <w:sz w:val="18"/>
                <w:szCs w:val="18"/>
              </w:rPr>
            </w:pPr>
            <w:r>
              <w:rPr>
                <w:sz w:val="18"/>
                <w:szCs w:val="18"/>
              </w:rPr>
              <w:t>1 550</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95548F" w14:textId="77777777" w:rsidR="00F627A2" w:rsidRPr="00905FDA" w:rsidRDefault="00B624A8">
            <w:pPr>
              <w:jc w:val="center"/>
              <w:rPr>
                <w:sz w:val="18"/>
                <w:szCs w:val="18"/>
              </w:rPr>
            </w:pPr>
            <w:r>
              <w:rPr>
                <w:sz w:val="18"/>
                <w:szCs w:val="18"/>
              </w:rPr>
              <w:t>86,5 %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D9AA13" w14:textId="77777777" w:rsidR="00F627A2" w:rsidRPr="00905FDA" w:rsidRDefault="00B624A8">
            <w:pPr>
              <w:jc w:val="center"/>
              <w:rPr>
                <w:sz w:val="18"/>
                <w:szCs w:val="18"/>
              </w:rPr>
            </w:pPr>
            <w:r>
              <w:rPr>
                <w:sz w:val="18"/>
                <w:szCs w:val="18"/>
              </w:rPr>
              <w:t>33,5 %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A5E5041" w14:textId="77777777" w:rsidR="00F627A2" w:rsidRPr="00905FDA" w:rsidRDefault="00B624A8">
            <w:pPr>
              <w:jc w:val="center"/>
              <w:rPr>
                <w:sz w:val="18"/>
                <w:szCs w:val="18"/>
              </w:rPr>
            </w:pPr>
            <w:r>
              <w:rPr>
                <w:sz w:val="18"/>
                <w:szCs w:val="18"/>
              </w:rPr>
              <w:t>23,5 %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F398DAD" w14:textId="77777777" w:rsidR="00F627A2" w:rsidRPr="00905FDA" w:rsidRDefault="00B624A8">
            <w:pPr>
              <w:jc w:val="center"/>
              <w:rPr>
                <w:sz w:val="18"/>
                <w:szCs w:val="18"/>
              </w:rPr>
            </w:pPr>
            <w:r>
              <w:rPr>
                <w:sz w:val="18"/>
                <w:szCs w:val="18"/>
              </w:rPr>
              <w:t>58,5 %</w:t>
            </w:r>
          </w:p>
        </w:tc>
      </w:tr>
      <w:tr w:rsidR="0089432F" w:rsidRPr="00DE3DBA" w14:paraId="565334C6" w14:textId="77777777">
        <w:trPr>
          <w:cantSplit/>
          <w:jc w:val="center"/>
        </w:trPr>
        <w:tc>
          <w:tcPr>
            <w:tcW w:w="239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FA76091" w14:textId="77777777" w:rsidR="00F627A2" w:rsidRPr="00DE3DBA" w:rsidRDefault="00B624A8">
            <w:pPr>
              <w:rPr>
                <w:b/>
                <w:bCs/>
                <w:sz w:val="18"/>
                <w:szCs w:val="18"/>
              </w:rPr>
            </w:pPr>
            <w:r>
              <w:rPr>
                <w:b/>
                <w:bCs/>
                <w:sz w:val="18"/>
                <w:szCs w:val="18"/>
              </w:rPr>
              <w:t>Hors réserve</w:t>
            </w:r>
          </w:p>
        </w:tc>
        <w:tc>
          <w:tcPr>
            <w:tcW w:w="10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3305B1D" w14:textId="77777777" w:rsidR="00F627A2" w:rsidRPr="00905FDA" w:rsidRDefault="00B624A8">
            <w:pPr>
              <w:jc w:val="center"/>
              <w:rPr>
                <w:sz w:val="18"/>
                <w:szCs w:val="18"/>
              </w:rPr>
            </w:pPr>
            <w:r>
              <w:rPr>
                <w:sz w:val="18"/>
                <w:szCs w:val="18"/>
              </w:rPr>
              <w:t>19 298</w:t>
            </w:r>
          </w:p>
        </w:tc>
        <w:tc>
          <w:tcPr>
            <w:tcW w:w="12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1244978" w14:textId="77777777" w:rsidR="00F627A2" w:rsidRPr="00905FDA" w:rsidRDefault="00B624A8">
            <w:pPr>
              <w:jc w:val="center"/>
              <w:rPr>
                <w:sz w:val="18"/>
                <w:szCs w:val="18"/>
              </w:rPr>
            </w:pPr>
            <w:r>
              <w:rPr>
                <w:sz w:val="18"/>
                <w:szCs w:val="18"/>
              </w:rPr>
              <w:t>8 594</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8234394" w14:textId="77777777" w:rsidR="00F627A2" w:rsidRPr="00905FDA" w:rsidRDefault="00B624A8">
            <w:pPr>
              <w:jc w:val="center"/>
              <w:rPr>
                <w:sz w:val="18"/>
                <w:szCs w:val="18"/>
              </w:rPr>
            </w:pPr>
            <w:r>
              <w:rPr>
                <w:sz w:val="18"/>
                <w:szCs w:val="18"/>
              </w:rPr>
              <w:t>68,6 %</w:t>
            </w:r>
          </w:p>
        </w:tc>
        <w:tc>
          <w:tcPr>
            <w:tcW w:w="12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BE46D70" w14:textId="77777777" w:rsidR="00F627A2" w:rsidRPr="00905FDA" w:rsidRDefault="00B624A8">
            <w:pPr>
              <w:jc w:val="center"/>
              <w:rPr>
                <w:sz w:val="18"/>
                <w:szCs w:val="18"/>
              </w:rPr>
            </w:pPr>
            <w:r>
              <w:rPr>
                <w:sz w:val="18"/>
                <w:szCs w:val="18"/>
              </w:rPr>
              <w:t>12,8 %</w:t>
            </w:r>
          </w:p>
        </w:tc>
        <w:tc>
          <w:tcPr>
            <w:tcW w:w="12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547585F" w14:textId="77777777" w:rsidR="00F627A2" w:rsidRPr="00905FDA" w:rsidRDefault="00B624A8">
            <w:pPr>
              <w:jc w:val="center"/>
              <w:rPr>
                <w:sz w:val="18"/>
                <w:szCs w:val="18"/>
              </w:rPr>
            </w:pPr>
            <w:r>
              <w:rPr>
                <w:sz w:val="18"/>
                <w:szCs w:val="18"/>
              </w:rPr>
              <w:t>18,4 %</w:t>
            </w:r>
          </w:p>
        </w:tc>
        <w:tc>
          <w:tcPr>
            <w:tcW w:w="1156"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D1629EC" w14:textId="77777777" w:rsidR="00F627A2" w:rsidRPr="00905FDA" w:rsidRDefault="00B624A8">
            <w:pPr>
              <w:jc w:val="center"/>
              <w:rPr>
                <w:sz w:val="18"/>
                <w:szCs w:val="18"/>
              </w:rPr>
            </w:pPr>
            <w:r>
              <w:rPr>
                <w:sz w:val="18"/>
                <w:szCs w:val="18"/>
              </w:rPr>
              <w:t>77,5 %</w:t>
            </w:r>
          </w:p>
        </w:tc>
      </w:tr>
    </w:tbl>
    <w:p w14:paraId="511C7B73"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4CB8DDB8" w14:textId="77777777" w:rsidR="0072088D" w:rsidRPr="00911A68" w:rsidRDefault="00B624A8">
      <w:pPr>
        <w:pStyle w:val="Lecturetableau"/>
        <w:spacing w:line="360" w:lineRule="auto"/>
        <w:jc w:val="both"/>
        <w:rPr>
          <w:color w:val="auto"/>
          <w:sz w:val="22"/>
          <w:lang w:val="fr-CA"/>
        </w:rPr>
      </w:pPr>
      <w:r>
        <w:rPr>
          <w:color w:val="auto"/>
          <w:sz w:val="22"/>
          <w:lang w:val="fr-CA"/>
        </w:rPr>
        <w:t>Les colonnes « Priorité » et « Haute » utilisent uniquement les sites dont la classification est informative, tandis que « Actif » et « Fermé » utilisent l’ensemble des sites. Les dénominateurs sont donc différents. Parmi les sites classés, 84,9 % des sites FNLM et 86,5 % des autres sites sur réserve sont des priorités d’action, contre 68,6 % hors réserve. En revanche, la haute priorité est moins fréquente dans le groupe FNLM (22,9 %) que dans les autres réserves (33,5 %). Le groupe FNLM présente aussi la proportion la plus élevée de dossiers actifs (34,2 %). Cet écart ne signifie ni que le FNLM s’accompagne de plus de contamination, ni qu’il améliore le suivi. Il peut refléter l’âge des dossiers, leur composition, l’organisation déclarante fédérale, les pratiques de déclaration ou le moment de leur inscription au FCSI.</w:t>
      </w:r>
    </w:p>
    <w:p w14:paraId="6B1EA7BE" w14:textId="77777777" w:rsidR="0089432F" w:rsidRPr="00DE3DBA" w:rsidRDefault="00B624A8">
      <w:pPr>
        <w:jc w:val="both"/>
        <w:rPr>
          <w:lang w:val="fr-CA"/>
        </w:rPr>
      </w:pPr>
      <w:r>
        <w:rPr>
          <w:lang w:val="fr-CA"/>
        </w:rPr>
        <w:lastRenderedPageBreak/>
        <w:t>Le statut fermé est plus fréquent hors réserve (77,5 %) que dans le groupe FNLM (48,6 %) ou dans les autres réserves (58,5 %). Dans le fichier reçu, sitestatus est invariant au fil du panel. Cette comparaison décrit donc le statut enregistré, et non une transition observée vers la fermeture. L’étape atteinte, détaillée à la section 4.7, est retenue pour l’analyse temporelle. D’autres variables, dont l’indicateur closed et les dépenses, varient aussi dans le panel. La présence irrégulière des sites selon les exercices en limite toutefois l’interprétation temporelle.</w:t>
      </w:r>
    </w:p>
    <w:p w14:paraId="1216244E" w14:textId="77777777" w:rsidR="0089432F" w:rsidRPr="00DE3DBA" w:rsidRDefault="00B624A8">
      <w:pPr>
        <w:keepNext/>
        <w:spacing w:after="40"/>
        <w:jc w:val="center"/>
      </w:pPr>
      <w:r>
        <w:rPr>
          <w:noProof/>
        </w:rPr>
        <w:drawing>
          <wp:inline distT="0" distB="0" distL="0" distR="0" wp14:anchorId="548C744D" wp14:editId="2B5696E0">
            <wp:extent cx="5074920" cy="3143250"/>
            <wp:effectExtent l="0" t="0" r="0" b="0"/>
            <wp:docPr id="3" name="Picture 1619379867" descr="Diagramme comparant les parts de sites classés prioritaires et hautement prioritaires dans les trois groupes; les classes inconnues sont exclues." title="Classifications d’inter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19379867" descr="Graphique à barres comparant les taux de priorité d'action et de sites actifs pour les réserves FNLM, les réserves sans FNLM et les sites hors réserve." title="Figure 4.1 - Taux de priorité d'action et de sites actifs par catégorie"/>
                    <pic:cNvPicPr>
                      <a:picLocks noChangeAspect="1" noChangeArrowheads="1"/>
                    </pic:cNvPicPr>
                  </pic:nvPicPr>
                  <pic:blipFill>
                    <a:blip r:embed="rId9"/>
                    <a:stretch>
                      <a:fillRect/>
                    </a:stretch>
                  </pic:blipFill>
                  <pic:spPr bwMode="auto">
                    <a:xfrm>
                      <a:off x="0" y="0"/>
                      <a:ext cx="5074920" cy="3143250"/>
                    </a:xfrm>
                    <a:prstGeom prst="rect">
                      <a:avLst/>
                    </a:prstGeom>
                    <a:noFill/>
                  </pic:spPr>
                </pic:pic>
              </a:graphicData>
            </a:graphic>
          </wp:inline>
        </w:drawing>
      </w:r>
    </w:p>
    <w:p w14:paraId="767B769C" w14:textId="77777777" w:rsidR="0089432F" w:rsidRDefault="00B624A8">
      <w:pPr>
        <w:pStyle w:val="Lgendefigure"/>
        <w:keepLines/>
        <w:spacing w:after="100"/>
        <w:jc w:val="center"/>
        <w:rPr>
          <w:sz w:val="24"/>
          <w:szCs w:val="24"/>
          <w:lang w:val="fr-CA"/>
        </w:rPr>
      </w:pPr>
      <w:commentRangeStart w:id="165"/>
      <w:r>
        <w:rPr>
          <w:sz w:val="24"/>
          <w:szCs w:val="24"/>
          <w:lang w:val="fr-CA"/>
        </w:rPr>
        <w:t xml:space="preserve">Figure 4.1 : Priorité d’action parmi les sites classés et statut actif parmi tous les sites. </w:t>
      </w:r>
      <w:commentRangeEnd w:id="165"/>
      <w:r>
        <w:rPr>
          <w:rStyle w:val="CommentReference"/>
        </w:rPr>
        <w:commentReference w:id="165"/>
      </w:r>
    </w:p>
    <w:p w14:paraId="79823A4D"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4039117" w14:textId="77777777" w:rsidR="001D1E43" w:rsidRPr="00DE3DBA" w:rsidRDefault="001D1E43">
      <w:pPr>
        <w:keepLines/>
        <w:spacing w:after="100"/>
        <w:jc w:val="center"/>
        <w:rPr>
          <w:lang w:val="fr-CA"/>
        </w:rPr>
      </w:pPr>
    </w:p>
    <w:p w14:paraId="67E1CF3C" w14:textId="77777777" w:rsidR="0089432F" w:rsidRDefault="000D6D34" w:rsidP="000D6D34">
      <w:pPr>
        <w:jc w:val="both"/>
        <w:rPr>
          <w:lang w:val="fr-CA"/>
        </w:rPr>
      </w:pPr>
      <w:r>
        <w:rPr>
          <w:lang w:val="fr-CA"/>
        </w:rPr>
        <w:t>La figure 4.1 utilise deux dénominateurs distincts, soit les sites classés pour la priorité et tous les sites pour le statut actif. Le groupe FNLM présente une priorité légèrement moins fréquente que les autres réserves, mais plus fréquente que hors réserve. Son statut actif est le plus fréquent.</w:t>
      </w:r>
    </w:p>
    <w:p w14:paraId="5CD80D42" w14:textId="77777777" w:rsidR="00CD396A" w:rsidRDefault="00CD396A" w:rsidP="000D6D34">
      <w:pPr>
        <w:jc w:val="both"/>
        <w:rPr>
          <w:lang w:val="fr-CA"/>
        </w:rPr>
      </w:pPr>
    </w:p>
    <w:p w14:paraId="67817C5C" w14:textId="77777777" w:rsidR="009D4989" w:rsidRPr="00DE3DBA" w:rsidRDefault="009D4989" w:rsidP="009D4989">
      <w:pPr>
        <w:pStyle w:val="Lgendefigure"/>
        <w:keepLines/>
        <w:spacing w:after="100"/>
        <w:jc w:val="center"/>
        <w:rPr>
          <w:sz w:val="24"/>
          <w:szCs w:val="24"/>
          <w:lang w:val="fr-CA"/>
        </w:rPr>
      </w:pPr>
      <w:r>
        <w:rPr>
          <w:sz w:val="24"/>
          <w:szCs w:val="24"/>
          <w:lang w:val="fr-CA"/>
        </w:rPr>
        <w:t>Figure 4.2 : Distribution du statut des sites par catégorie</w:t>
      </w:r>
    </w:p>
    <w:p w14:paraId="6D8CB806"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4A7CBFE1" w14:textId="77777777" w:rsidR="0089432F" w:rsidRPr="00DE3DBA" w:rsidRDefault="00B624A8">
      <w:pPr>
        <w:keepNext/>
        <w:spacing w:after="40"/>
        <w:jc w:val="center"/>
      </w:pPr>
      <w:r>
        <w:rPr>
          <w:noProof/>
        </w:rPr>
        <w:lastRenderedPageBreak/>
        <w:drawing>
          <wp:inline distT="0" distB="0" distL="0" distR="0" wp14:anchorId="33E6CE3E" wp14:editId="3882E336">
            <wp:extent cx="5074920" cy="3143250"/>
            <wp:effectExtent l="0" t="0" r="0" b="0"/>
            <wp:docPr id="4" name="Picture 1619379868" descr="Diagramme comparant les parts de sites actifs et fermés dans les groupes FNLM, autres réserves et hors réserve." title="Statuts administra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19379868" descr="Graphique à barres empilées montrant la distribution des statuts actif, fermé et soupçonné pour les trois catégories de sites." title="Figure 4.2 - Distribution du statut des sites par catégorie"/>
                    <pic:cNvPicPr>
                      <a:picLocks noChangeAspect="1" noChangeArrowheads="1"/>
                    </pic:cNvPicPr>
                  </pic:nvPicPr>
                  <pic:blipFill>
                    <a:blip r:embed="rId10"/>
                    <a:stretch>
                      <a:fillRect/>
                    </a:stretch>
                  </pic:blipFill>
                  <pic:spPr bwMode="auto">
                    <a:xfrm>
                      <a:off x="0" y="0"/>
                      <a:ext cx="5074920" cy="3143250"/>
                    </a:xfrm>
                    <a:prstGeom prst="rect">
                      <a:avLst/>
                    </a:prstGeom>
                    <a:noFill/>
                  </pic:spPr>
                </pic:pic>
              </a:graphicData>
            </a:graphic>
          </wp:inline>
        </w:drawing>
      </w:r>
    </w:p>
    <w:p w14:paraId="2EDA04C3" w14:textId="77777777" w:rsidR="0089432F" w:rsidRPr="009D4989" w:rsidRDefault="000C01CF" w:rsidP="000C01CF">
      <w:pPr>
        <w:jc w:val="both"/>
        <w:rPr>
          <w:lang w:val="fr-CA"/>
        </w:rPr>
      </w:pPr>
      <w:r>
        <w:rPr>
          <w:lang w:val="fr-CA"/>
        </w:rPr>
        <w:t>La figure 4.2 montre que les proportions de sites soupçonnés sont relativement semblables entre les réserves FNLM et les réserves sans FNLM, soit respectivement 17,2 % et 18,0 %. Les réserves FNLM présentent toutefois une proportion plus élevée de sites actifs (34,2 % contre 23,5 %) et une proportion plus faible de sites fermés (48,6 % contre 58,5 %). Les sites hors réserve se distinguent par une proportion beaucoup plus élevée de sites fermés (77,5 %) et une proportion plus faible de sites soupçonnés (4,1 %). Ces différences décrivent le statut des dossiers dans le FCSI. Elles ne signifient pas que les sites hors réserve sont moins contaminés ou qu’ils ont été mieux assainis.</w:t>
      </w:r>
    </w:p>
    <w:p w14:paraId="7CF58780" w14:textId="77777777" w:rsidR="00846051" w:rsidRPr="009D4989" w:rsidRDefault="00846051" w:rsidP="000C01CF">
      <w:pPr>
        <w:jc w:val="both"/>
        <w:rPr>
          <w:lang w:val="fr-CA"/>
        </w:rPr>
      </w:pPr>
    </w:p>
    <w:p w14:paraId="725C3175" w14:textId="77777777" w:rsidR="0089432F" w:rsidRPr="00DE3DBA" w:rsidRDefault="00B624A8">
      <w:pPr>
        <w:pStyle w:val="Heading2"/>
        <w:keepNext/>
        <w:keepLines/>
        <w:spacing w:before="0"/>
        <w:rPr>
          <w:lang w:val="fr-CA"/>
        </w:rPr>
      </w:pPr>
      <w:bookmarkStart w:id="87" w:name="_Toc231927726"/>
      <w:bookmarkStart w:id="88" w:name="_Toc235283017"/>
      <w:bookmarkStart w:id="89" w:name="_Toc239784767"/>
      <w:r>
        <w:rPr>
          <w:lang w:val="fr-CA"/>
        </w:rPr>
        <w:t>4.2 Résultats des régressions principales</w:t>
      </w:r>
      <w:bookmarkEnd w:id="87"/>
      <w:bookmarkEnd w:id="88"/>
      <w:bookmarkEnd w:id="89"/>
    </w:p>
    <w:p w14:paraId="55E24E5D" w14:textId="77777777" w:rsidR="0089432F" w:rsidRPr="00DE3DBA" w:rsidRDefault="00B624A8">
      <w:pPr>
        <w:jc w:val="both"/>
        <w:rPr>
          <w:lang w:val="fr-CA"/>
        </w:rPr>
      </w:pPr>
      <w:r>
        <w:rPr>
          <w:lang w:val="fr-CA"/>
        </w:rPr>
        <w:t>Le Tableau 4.2 présente les résultats des modèles de probabilité linéaire pour les trois variables dépendantes. Pour chaque variable, nous présentons une spécification sans contrôles (colonnes impaires) et une spécification avec effets fixes provinciaux (colonnes paires), afin d’évaluer la sensibilité des estimations à l’inclusion des contrôles géographiques. La figure 4.3 résume les coefficients des modèles avec effets fixes provinciaux.</w:t>
      </w:r>
    </w:p>
    <w:p w14:paraId="65E51F2C" w14:textId="77777777" w:rsidR="0089432F" w:rsidRPr="00DE3DBA" w:rsidRDefault="00B624A8">
      <w:pPr>
        <w:pStyle w:val="Lgendetableau"/>
        <w:spacing w:after="100" w:line="360" w:lineRule="auto"/>
        <w:jc w:val="center"/>
        <w:rPr>
          <w:sz w:val="24"/>
          <w:szCs w:val="24"/>
          <w:lang w:val="fr-CA"/>
        </w:rPr>
      </w:pPr>
      <w:r>
        <w:rPr>
          <w:sz w:val="24"/>
          <w:szCs w:val="24"/>
          <w:lang w:val="fr-CA"/>
        </w:rPr>
        <w:lastRenderedPageBreak/>
        <w:t>Tableau 4.2 : Modèles de probabilité linéaire (résultats principaux)</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22454544" w14:textId="77777777">
        <w:trPr>
          <w:cantSplit/>
          <w:tblHeader/>
          <w:jc w:val="center"/>
        </w:trPr>
        <w:tc>
          <w:tcPr>
            <w:tcW w:w="2828"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1E9CF93"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1CD0628" w14:textId="77777777" w:rsidR="00F627A2" w:rsidRPr="00DE3DBA" w:rsidRDefault="00B624A8">
            <w:pPr>
              <w:jc w:val="center"/>
            </w:pPr>
            <w:r>
              <w:rPr>
                <w:b/>
                <w:sz w:val="18"/>
                <w:szCs w:val="18"/>
              </w:rPr>
              <w:t>Priorité (1)</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171F882" w14:textId="77777777" w:rsidR="00F627A2" w:rsidRPr="00DE3DBA" w:rsidRDefault="00B624A8">
            <w:pPr>
              <w:jc w:val="center"/>
            </w:pPr>
            <w:r>
              <w:rPr>
                <w:b/>
                <w:sz w:val="18"/>
                <w:szCs w:val="18"/>
              </w:rPr>
              <w:t>Priorité (2)</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C57741D" w14:textId="77777777" w:rsidR="00F627A2" w:rsidRPr="00DE3DBA" w:rsidRDefault="00B624A8">
            <w:pPr>
              <w:jc w:val="center"/>
            </w:pPr>
            <w:r>
              <w:rPr>
                <w:b/>
                <w:sz w:val="18"/>
                <w:szCs w:val="18"/>
              </w:rPr>
              <w:t>Actif (3)</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20E2AB0" w14:textId="77777777" w:rsidR="00F627A2" w:rsidRPr="00DE3DBA" w:rsidRDefault="00B624A8">
            <w:pPr>
              <w:jc w:val="center"/>
            </w:pPr>
            <w:r>
              <w:rPr>
                <w:b/>
                <w:sz w:val="18"/>
                <w:szCs w:val="18"/>
              </w:rPr>
              <w:t>Actif (4)</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4889DF1" w14:textId="77777777" w:rsidR="00F627A2" w:rsidRPr="00DE3DBA" w:rsidRDefault="00B624A8">
            <w:pPr>
              <w:jc w:val="center"/>
            </w:pPr>
            <w:r>
              <w:rPr>
                <w:b/>
                <w:sz w:val="18"/>
                <w:szCs w:val="18"/>
              </w:rPr>
              <w:t>Haute (5)</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82017FF" w14:textId="77777777" w:rsidR="00F627A2" w:rsidRPr="00DE3DBA" w:rsidRDefault="00B624A8">
            <w:pPr>
              <w:jc w:val="center"/>
            </w:pPr>
            <w:r>
              <w:rPr>
                <w:b/>
                <w:sz w:val="18"/>
                <w:szCs w:val="18"/>
              </w:rPr>
              <w:t>Haute (6)</w:t>
            </w:r>
          </w:p>
        </w:tc>
      </w:tr>
      <w:tr w:rsidR="0089432F" w:rsidRPr="00DE3DBA" w14:paraId="1A4D395B"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7EFAF3"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6E0D6C" w14:textId="77777777" w:rsidR="00F627A2" w:rsidRPr="00DE3DBA" w:rsidRDefault="00B624A8">
            <w:pPr>
              <w:jc w:val="center"/>
            </w:pPr>
            <w:r>
              <w:rPr>
                <w:sz w:val="18"/>
                <w:szCs w:val="18"/>
              </w:rPr>
              <w:t>0,163***</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05DD92" w14:textId="77777777" w:rsidR="00F627A2" w:rsidRPr="00DE3DBA" w:rsidRDefault="00B624A8">
            <w:pPr>
              <w:jc w:val="center"/>
            </w:pPr>
            <w:r>
              <w:rPr>
                <w:sz w:val="18"/>
                <w:szCs w:val="18"/>
              </w:rPr>
              <w:t>0,125***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12151C" w14:textId="77777777" w:rsidR="00F627A2" w:rsidRPr="00DE3DBA" w:rsidRDefault="00B624A8">
            <w:pPr>
              <w:jc w:val="center"/>
            </w:pPr>
            <w:r>
              <w:rPr>
                <w:sz w:val="18"/>
                <w:szCs w:val="18"/>
              </w:rPr>
              <w:t>0,157***</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C0C2BD" w14:textId="77777777" w:rsidR="00F627A2" w:rsidRPr="00DE3DBA" w:rsidRDefault="00B624A8">
            <w:pPr>
              <w:jc w:val="center"/>
            </w:pPr>
            <w:r>
              <w:rPr>
                <w:sz w:val="18"/>
                <w:szCs w:val="18"/>
              </w:rPr>
              <w:t>0,193***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FBB855" w14:textId="77777777" w:rsidR="00F627A2" w:rsidRPr="00DE3DBA" w:rsidRDefault="00B624A8">
            <w:pPr>
              <w:jc w:val="center"/>
            </w:pPr>
            <w:r>
              <w:rPr>
                <w:sz w:val="18"/>
                <w:szCs w:val="18"/>
              </w:rPr>
              <w:t>0,100***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1DB6F64" w14:textId="77777777" w:rsidR="00F627A2" w:rsidRPr="00DE3DBA" w:rsidRDefault="00B624A8">
            <w:pPr>
              <w:jc w:val="center"/>
            </w:pPr>
            <w:r>
              <w:rPr>
                <w:sz w:val="18"/>
                <w:szCs w:val="18"/>
              </w:rPr>
              <w:t>0,004</w:t>
            </w:r>
          </w:p>
        </w:tc>
      </w:tr>
      <w:tr w:rsidR="0089432F" w:rsidRPr="00DE3DBA" w14:paraId="032FA8BC"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9E0C5C"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D4CF706"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AD4D3C"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F78EF81" w14:textId="77777777" w:rsidR="00F627A2" w:rsidRPr="00DE3DBA" w:rsidRDefault="00B624A8">
            <w:pPr>
              <w:jc w:val="center"/>
            </w:pPr>
            <w:r>
              <w:rPr>
                <w:sz w:val="18"/>
                <w:szCs w:val="18"/>
              </w:rPr>
              <w:t>(0,032)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89199A"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FA81EF4" w14:textId="77777777" w:rsidR="00F627A2" w:rsidRPr="00DE3DBA" w:rsidRDefault="00B624A8">
            <w:pPr>
              <w:jc w:val="center"/>
            </w:pPr>
            <w:r>
              <w:rPr>
                <w:sz w:val="18"/>
                <w:szCs w:val="18"/>
              </w:rPr>
              <w:t>(0,032)</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B87A11" w14:textId="77777777" w:rsidR="00F627A2" w:rsidRPr="00DE3DBA" w:rsidRDefault="00B624A8">
            <w:pPr>
              <w:jc w:val="center"/>
            </w:pPr>
            <w:r>
              <w:rPr>
                <w:sz w:val="18"/>
                <w:szCs w:val="18"/>
              </w:rPr>
              <w:t>(0,032)</w:t>
            </w:r>
          </w:p>
        </w:tc>
      </w:tr>
      <w:tr w:rsidR="0089432F" w:rsidRPr="00DE3DBA" w14:paraId="104FFC8A"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68DD82"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0069A53" w14:textId="77777777" w:rsidR="00F627A2" w:rsidRPr="00DE3DBA" w:rsidRDefault="00B624A8">
            <w:pPr>
              <w:jc w:val="center"/>
            </w:pPr>
            <w:r>
              <w:rPr>
                <w:sz w:val="18"/>
                <w:szCs w:val="18"/>
              </w:rPr>
              <w:t>0,179***</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85B2151" w14:textId="77777777" w:rsidR="00F627A2" w:rsidRPr="00DE3DBA" w:rsidRDefault="00B624A8">
            <w:pPr>
              <w:jc w:val="center"/>
            </w:pPr>
            <w:r>
              <w:rPr>
                <w:sz w:val="18"/>
                <w:szCs w:val="18"/>
              </w:rPr>
              <w:t>0,145***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B19FEFD" w14:textId="77777777" w:rsidR="00F627A2" w:rsidRPr="00DE3DBA" w:rsidRDefault="00B624A8">
            <w:pPr>
              <w:jc w:val="center"/>
            </w:pPr>
            <w:r>
              <w:rPr>
                <w:sz w:val="18"/>
                <w:szCs w:val="18"/>
              </w:rPr>
              <w:t>0,050***</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F57EC39" w14:textId="77777777" w:rsidR="00F627A2" w:rsidRPr="00DE3DBA" w:rsidRDefault="00B624A8">
            <w:pPr>
              <w:jc w:val="center"/>
            </w:pPr>
            <w:r>
              <w:rPr>
                <w:sz w:val="18"/>
                <w:szCs w:val="18"/>
              </w:rPr>
              <w:t>0,081***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B0E4F60" w14:textId="77777777" w:rsidR="00F627A2" w:rsidRPr="00DE3DBA" w:rsidRDefault="00B624A8">
            <w:pPr>
              <w:jc w:val="center"/>
            </w:pPr>
            <w:r>
              <w:rPr>
                <w:sz w:val="18"/>
                <w:szCs w:val="18"/>
              </w:rPr>
              <w:t>0,207***</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07FBB4" w14:textId="77777777" w:rsidR="00F627A2" w:rsidRPr="00DE3DBA" w:rsidRDefault="00B624A8">
            <w:pPr>
              <w:jc w:val="center"/>
            </w:pPr>
            <w:r>
              <w:rPr>
                <w:sz w:val="18"/>
                <w:szCs w:val="18"/>
              </w:rPr>
              <w:t>0,153***</w:t>
            </w:r>
          </w:p>
        </w:tc>
      </w:tr>
      <w:tr w:rsidR="0089432F" w:rsidRPr="00DE3DBA" w14:paraId="622CBAE5"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97ECEF"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A696C82" w14:textId="77777777" w:rsidR="00F627A2" w:rsidRPr="00DE3DBA" w:rsidRDefault="00B624A8">
            <w:pPr>
              <w:jc w:val="center"/>
            </w:pPr>
            <w:r>
              <w:rPr>
                <w:sz w:val="18"/>
                <w:szCs w:val="18"/>
              </w:rPr>
              <w:t>(0,012)</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748F58"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ABEDD3"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CF7CBD" w14:textId="77777777" w:rsidR="00F627A2" w:rsidRPr="00DE3DBA" w:rsidRDefault="00B624A8">
            <w:pPr>
              <w:jc w:val="center"/>
            </w:pPr>
            <w:r>
              <w:rPr>
                <w:sz w:val="18"/>
                <w:szCs w:val="18"/>
              </w:rPr>
              <w:t>(0,013)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F12444" w14:textId="77777777" w:rsidR="00F627A2" w:rsidRPr="00DE3DBA" w:rsidRDefault="00B624A8">
            <w:pPr>
              <w:jc w:val="center"/>
            </w:pPr>
            <w:r>
              <w:rPr>
                <w:sz w:val="18"/>
                <w:szCs w:val="18"/>
              </w:rPr>
              <w:t>(0,019)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9093B17" w14:textId="77777777" w:rsidR="00F627A2" w:rsidRPr="00DE3DBA" w:rsidRDefault="00B624A8">
            <w:pPr>
              <w:jc w:val="center"/>
            </w:pPr>
            <w:r>
              <w:rPr>
                <w:sz w:val="18"/>
                <w:szCs w:val="18"/>
              </w:rPr>
              <w:t>(0,021)</w:t>
            </w:r>
          </w:p>
        </w:tc>
      </w:tr>
      <w:tr w:rsidR="0089432F" w:rsidRPr="00DE3DBA" w14:paraId="2B0D17AE"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90ABF5A"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C5BC991" w14:textId="77777777" w:rsidR="00F627A2" w:rsidRPr="00DE3DBA" w:rsidRDefault="00B624A8">
            <w:pPr>
              <w:jc w:val="center"/>
            </w:pPr>
            <w:r>
              <w:rPr>
                <w:sz w:val="18"/>
                <w:szCs w:val="18"/>
              </w:rPr>
              <w:t>Non</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850B2C4"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E6E30A" w14:textId="77777777" w:rsidR="00F627A2" w:rsidRPr="00DE3DBA" w:rsidRDefault="00B624A8">
            <w:pPr>
              <w:jc w:val="center"/>
            </w:pPr>
            <w:r>
              <w:rPr>
                <w:sz w:val="18"/>
                <w:szCs w:val="18"/>
              </w:rPr>
              <w:t>Non</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6A0EEAA"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F0EF83" w14:textId="77777777" w:rsidR="00F627A2" w:rsidRPr="00DE3DBA" w:rsidRDefault="00B624A8">
            <w:pPr>
              <w:jc w:val="center"/>
            </w:pPr>
            <w:r>
              <w:rPr>
                <w:sz w:val="18"/>
                <w:szCs w:val="18"/>
              </w:rPr>
              <w:t>Non</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2142D1" w14:textId="77777777" w:rsidR="00F627A2" w:rsidRPr="00DE3DBA" w:rsidRDefault="00B624A8">
            <w:pPr>
              <w:jc w:val="center"/>
            </w:pPr>
            <w:r>
              <w:rPr>
                <w:sz w:val="18"/>
                <w:szCs w:val="18"/>
              </w:rPr>
              <w:t>Oui</w:t>
            </w:r>
          </w:p>
        </w:tc>
      </w:tr>
      <w:tr w:rsidR="0089432F" w:rsidRPr="00DE3DBA" w14:paraId="121822B4"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0523A31" w14:textId="77777777" w:rsidR="00F627A2" w:rsidRPr="00DE3DBA" w:rsidRDefault="00B624A8">
            <w:r>
              <w:rPr>
                <w:sz w:val="18"/>
                <w:szCs w:val="18"/>
              </w:rPr>
              <w:t>R²</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8F2451"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771324F" w14:textId="77777777" w:rsidR="00F627A2" w:rsidRPr="00DE3DBA" w:rsidRDefault="00B624A8">
            <w:pPr>
              <w:jc w:val="center"/>
            </w:pPr>
            <w:r>
              <w:rPr>
                <w:sz w:val="18"/>
                <w:szCs w:val="18"/>
              </w:rPr>
              <w:t>0,039</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CA3D658" w14:textId="77777777" w:rsidR="00F627A2" w:rsidRPr="00DE3DBA" w:rsidRDefault="00B624A8">
            <w:pPr>
              <w:jc w:val="center"/>
            </w:pPr>
            <w:r>
              <w:rPr>
                <w:sz w:val="18"/>
                <w:szCs w:val="18"/>
              </w:rPr>
              <w:t>0,008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62B90D" w14:textId="77777777" w:rsidR="00F627A2" w:rsidRPr="00DE3DBA" w:rsidRDefault="00B624A8">
            <w:pPr>
              <w:jc w:val="center"/>
            </w:pPr>
            <w:r>
              <w:rPr>
                <w:sz w:val="18"/>
                <w:szCs w:val="18"/>
              </w:rPr>
              <w:t>0,039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A61DB58" w14:textId="77777777" w:rsidR="00F627A2" w:rsidRPr="00DE3DBA" w:rsidRDefault="00B624A8">
            <w:pPr>
              <w:jc w:val="center"/>
            </w:pPr>
            <w:r>
              <w:rPr>
                <w:sz w:val="18"/>
                <w:szCs w:val="18"/>
              </w:rPr>
              <w:t>0,040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28C4F1" w14:textId="77777777" w:rsidR="00F627A2" w:rsidRPr="00DE3DBA" w:rsidRDefault="00B624A8">
            <w:pPr>
              <w:jc w:val="center"/>
            </w:pPr>
            <w:r>
              <w:rPr>
                <w:sz w:val="18"/>
                <w:szCs w:val="18"/>
              </w:rPr>
              <w:t>0,084</w:t>
            </w:r>
          </w:p>
        </w:tc>
      </w:tr>
      <w:tr w:rsidR="0089432F" w:rsidRPr="00DE3DBA" w14:paraId="5B892DA3"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2F7FC00" w14:textId="77777777" w:rsidR="00F627A2" w:rsidRPr="00DE3DBA" w:rsidRDefault="00B624A8">
            <w:r>
              <w:rPr>
                <w:sz w:val="18"/>
                <w:szCs w:val="18"/>
              </w:rPr>
              <w:t>N</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E8B7713" w14:textId="77777777" w:rsidR="00F627A2" w:rsidRPr="00DE3DBA" w:rsidRDefault="00B624A8">
            <w:pPr>
              <w:jc w:val="center"/>
            </w:pPr>
            <w:r>
              <w:rPr>
                <w:sz w:val="18"/>
                <w:szCs w:val="18"/>
              </w:rPr>
              <w:t>10 621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763DD09" w14:textId="77777777" w:rsidR="00F627A2" w:rsidRPr="00DE3DBA" w:rsidRDefault="00B624A8">
            <w:pPr>
              <w:jc w:val="center"/>
            </w:pPr>
            <w:r>
              <w:rPr>
                <w:sz w:val="18"/>
                <w:szCs w:val="18"/>
              </w:rPr>
              <w:t>10 621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D23608A" w14:textId="77777777" w:rsidR="00F627A2" w:rsidRPr="00DE3DBA" w:rsidRDefault="00B624A8">
            <w:pPr>
              <w:jc w:val="center"/>
            </w:pPr>
            <w:r>
              <w:rPr>
                <w:sz w:val="18"/>
                <w:szCs w:val="18"/>
              </w:rPr>
              <w:t>23 801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3B3F6F" w14:textId="77777777" w:rsidR="00F627A2" w:rsidRPr="00DE3DBA" w:rsidRDefault="00B624A8">
            <w:pPr>
              <w:jc w:val="center"/>
            </w:pPr>
            <w:r>
              <w:rPr>
                <w:sz w:val="18"/>
                <w:szCs w:val="18"/>
              </w:rPr>
              <w:t>23 801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8FD7319" w14:textId="77777777" w:rsidR="00F627A2" w:rsidRPr="00DE3DBA" w:rsidRDefault="00B624A8">
            <w:pPr>
              <w:jc w:val="center"/>
            </w:pPr>
            <w:r>
              <w:rPr>
                <w:sz w:val="18"/>
                <w:szCs w:val="18"/>
              </w:rPr>
              <w:t>10 621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353D9A" w14:textId="77777777" w:rsidR="00F627A2" w:rsidRPr="00DE3DBA" w:rsidRDefault="00B624A8">
            <w:pPr>
              <w:jc w:val="center"/>
            </w:pPr>
            <w:r>
              <w:rPr>
                <w:sz w:val="18"/>
                <w:szCs w:val="18"/>
              </w:rPr>
              <w:t>10 621</w:t>
            </w:r>
          </w:p>
        </w:tc>
      </w:tr>
      <w:tr w:rsidR="0089432F" w:rsidRPr="00DE3DBA" w14:paraId="6250E310" w14:textId="77777777">
        <w:trPr>
          <w:cantSplit/>
          <w:jc w:val="center"/>
        </w:trPr>
        <w:tc>
          <w:tcPr>
            <w:tcW w:w="2828"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8A8A73F" w14:textId="77777777" w:rsidR="00F627A2" w:rsidRPr="00DE3DBA" w:rsidRDefault="00B624A8">
            <w:r>
              <w:rPr>
                <w:b/>
                <w:sz w:val="18"/>
                <w:szCs w:val="18"/>
              </w:rPr>
              <w:t>Test β₁=β₂ (p)</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24FE58" w14:textId="77777777" w:rsidR="00F627A2" w:rsidRPr="00DE3DBA" w:rsidRDefault="00B624A8">
            <w:pPr>
              <w:jc w:val="center"/>
            </w:pPr>
            <w:r>
              <w:rPr>
                <w:b/>
                <w:sz w:val="18"/>
                <w:szCs w:val="18"/>
              </w:rPr>
              <w:t>0,541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B3E435E"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AB5F56" w14:textId="77777777" w:rsidR="00F627A2" w:rsidRPr="00DE3DBA" w:rsidRDefault="00B624A8">
            <w:pPr>
              <w:jc w:val="center"/>
            </w:pPr>
            <w:r>
              <w:rPr>
                <w:b/>
                <w:sz w:val="18"/>
                <w:szCs w:val="18"/>
              </w:rPr>
              <w:t>0,002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F755F8E"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DF8110" w14:textId="77777777" w:rsidR="00F627A2" w:rsidRPr="00DE3DBA" w:rsidRDefault="00B624A8">
            <w:pPr>
              <w:jc w:val="center"/>
            </w:pPr>
            <w:r>
              <w:rPr>
                <w:b/>
                <w:sz w:val="18"/>
                <w:szCs w:val="18"/>
              </w:rPr>
              <w:t>0,004</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D66F850" w14:textId="77777777" w:rsidR="00F627A2" w:rsidRPr="00DE3DBA" w:rsidRDefault="00B624A8">
            <w:pPr>
              <w:jc w:val="center"/>
            </w:pPr>
            <w:r>
              <w:rPr>
                <w:b/>
                <w:sz w:val="18"/>
                <w:szCs w:val="18"/>
              </w:rPr>
              <w:t>&lt;0,001</w:t>
            </w:r>
          </w:p>
        </w:tc>
      </w:tr>
    </w:tbl>
    <w:p w14:paraId="5423BA06"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79A45084" w14:textId="77777777" w:rsidR="001D1E43" w:rsidRDefault="001D1E43" w:rsidP="00F1197C">
      <w:pPr>
        <w:jc w:val="both"/>
        <w:rPr>
          <w:lang w:val="fr-CA"/>
        </w:rPr>
      </w:pPr>
    </w:p>
    <w:p w14:paraId="2FB1DE13" w14:textId="77777777" w:rsidR="0072088D" w:rsidRDefault="0072088D">
      <w:pPr>
        <w:pStyle w:val="Lecturetableau"/>
        <w:spacing w:line="360" w:lineRule="auto"/>
        <w:jc w:val="both"/>
        <w:rPr>
          <w:color w:val="auto"/>
          <w:lang w:val="fr-CA"/>
        </w:rPr>
      </w:pPr>
    </w:p>
    <w:p w14:paraId="55A15E23" w14:textId="77777777" w:rsidR="0072088D" w:rsidRDefault="00B624A8">
      <w:pPr>
        <w:pStyle w:val="Lecturetableau"/>
        <w:spacing w:line="360" w:lineRule="auto"/>
        <w:jc w:val="both"/>
        <w:rPr>
          <w:color w:val="auto"/>
          <w:lang w:val="fr-CA"/>
        </w:rPr>
      </w:pPr>
      <w:r>
        <w:rPr>
          <w:color w:val="auto"/>
          <w:lang w:val="fr-CA"/>
        </w:rPr>
        <w:t>Chaque coefficient est un écart en points de probabilité par rapport aux sites hors réserve, catégorie omise. Le test inscrit à la dernière ligne répond à une question différente de la significativité individuelle. Il vérifie si l’écart du groupe FNLM par rapport aux sites hors réserve est égal à celui des autres réserves. Pour la priorité, cette égalité n’est pas rejetée (p = 0,458). Pour le statut actif et la haute priorité, les deux groupes de réserves diffèrent significativement. Ces écarts ne constituent pas pour autant des effets causaux du régime FNLM.</w:t>
      </w:r>
    </w:p>
    <w:p w14:paraId="2AA53963" w14:textId="77777777" w:rsidR="0089432F" w:rsidRDefault="009D4989">
      <w:pPr>
        <w:jc w:val="both"/>
        <w:rPr>
          <w:lang w:val="fr-CA"/>
        </w:rPr>
      </w:pPr>
      <w:r>
        <w:rPr>
          <w:lang w:val="fr-CA"/>
        </w:rPr>
        <w:t xml:space="preserve">Les étoiles indiquent le niveau de significativité statistique des coefficients. Plus leur nombre est élevé, plus les données fournissent des éléments probants contre l’hypothèse d’un coefficient nul. Trois étoiles (***) signalent une valeur p inférieure à 1 %, deux étoiles une valeur p inférieure à 5 % et une étoile une valeur p inférieure à 10 %. Cette convention renseigne sur la précision statistique du résultat, mais non sur son importance économique, qui dépend de la taille du coefficient estimé. Le test </w:t>
        <w:lastRenderedPageBreak/>
        <w:t xml:space="preserve">β₁ = β₂ est un test de Wald de l’hypothèse nulle que les coefficients sur </w:t>
      </w:r>
      <w:r>
        <w:rPr>
          <w:i/>
          <w:iCs/>
          <w:lang w:val="fr-CA"/>
        </w:rPr>
        <w:t>reserve_lma</w:t>
      </w:r>
      <w:r>
        <w:rPr>
          <w:lang w:val="fr-CA"/>
        </w:rPr>
        <w:t xml:space="preserve"> et </w:t>
      </w:r>
      <w:r>
        <w:rPr>
          <w:i/>
          <w:iCs/>
          <w:lang w:val="fr-CA"/>
        </w:rPr>
        <w:t>reserve_non_lma</w:t>
      </w:r>
      <w:r>
        <w:rPr>
          <w:lang w:val="fr-CA"/>
        </w:rPr>
        <w:t xml:space="preserve"> sont égaux.</w:t>
      </w:r>
    </w:p>
    <w:p w14:paraId="1F97482F" w14:textId="77777777" w:rsidR="003403D3" w:rsidRPr="003403D3" w:rsidRDefault="003403D3" w:rsidP="003403D3">
      <w:pPr>
        <w:pStyle w:val="Lgendefigure"/>
        <w:keepLines/>
        <w:spacing w:after="100"/>
        <w:jc w:val="center"/>
        <w:rPr>
          <w:i/>
          <w:sz w:val="24"/>
          <w:szCs w:val="24"/>
          <w:lang w:val="fr-CA"/>
        </w:rPr>
      </w:pPr>
      <w:r>
        <w:rPr>
          <w:sz w:val="24"/>
          <w:szCs w:val="24"/>
          <w:lang w:val="fr-CA"/>
        </w:rPr>
        <w:t>Figure 4.3 : Écarts estimés de probabilité par catégorie de réserve</w:t>
      </w:r>
      <w:r>
        <w:rPr>
          <w:i/>
          <w:sz w:val="24"/>
          <w:szCs w:val="24"/>
          <w:lang w:val="fr-CA"/>
        </w:rPr>
        <w:br/>
      </w:r>
    </w:p>
    <w:p w14:paraId="09B8F5E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7BEC663" w14:textId="77777777" w:rsidR="0089432F" w:rsidRPr="00DE3DBA" w:rsidRDefault="00B624A8">
      <w:pPr>
        <w:keepNext/>
        <w:spacing w:after="40"/>
        <w:jc w:val="center"/>
      </w:pPr>
      <w:r>
        <w:rPr>
          <w:noProof/>
        </w:rPr>
        <w:drawing>
          <wp:inline distT="0" distB="0" distL="0" distR="0" wp14:anchorId="10535B6C" wp14:editId="68E6F8AD">
            <wp:extent cx="5715000" cy="2484120"/>
            <wp:effectExtent l="0" t="0" r="0" b="0"/>
            <wp:docPr id="5" name="Picture 1619379869" descr="Trois graphiques des coefficients des modèles de priorité d’action, de statut actif et de haute priorité, avec intervalles de confiance à 95 pour cent." title="Coefficients des modèles princip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19379869" descr="Deux graphiques de coefficients avec intervalles de confiance à 95 %, l'un pour la priorité d'action et l'autre pour le statut de site actif, comparant les réserves FNLM et sans FNLM aux sites hors réserve." title="Figure 4.3 - Coefficients des régressions principales avec intervalles de confiance à 95 %"/>
                    <pic:cNvPicPr>
                      <a:picLocks noChangeAspect="1" noChangeArrowheads="1"/>
                    </pic:cNvPicPr>
                  </pic:nvPicPr>
                  <pic:blipFill>
                    <a:blip r:embed="rId11"/>
                    <a:stretch>
                      <a:fillRect/>
                    </a:stretch>
                  </pic:blipFill>
                  <pic:spPr bwMode="auto">
                    <a:xfrm>
                      <a:off x="0" y="0"/>
                      <a:ext cx="5715000" cy="2484120"/>
                    </a:xfrm>
                    <a:prstGeom prst="rect">
                      <a:avLst/>
                    </a:prstGeom>
                    <a:noFill/>
                  </pic:spPr>
                </pic:pic>
              </a:graphicData>
            </a:graphic>
          </wp:inline>
        </w:drawing>
      </w:r>
    </w:p>
    <w:p w14:paraId="0CCD762C" w14:textId="77777777" w:rsidR="002F0374" w:rsidRDefault="002F0374">
      <w:pPr>
        <w:jc w:val="both"/>
        <w:rPr>
          <w:i/>
          <w:lang w:val="fr-CA"/>
        </w:rPr>
      </w:pPr>
    </w:p>
    <w:p w14:paraId="413B1DEC" w14:textId="3469EB89" w:rsidR="00916BE1" w:rsidRPr="00DE3DBA" w:rsidRDefault="002E59BA">
      <w:pPr>
        <w:jc w:val="both"/>
        <w:rPr>
          <w:lang w:val="fr-CA"/>
        </w:rPr>
      </w:pPr>
      <w:r>
        <w:rPr>
          <w:lang w:val="fr-CA"/>
        </w:rPr>
        <w:t>La figure 4.3 présente les écarts estimés par rapport aux sites hors réserve, avec les intervalles de confiance regroupés du modèle principal, au seuil de 95 %. Le regroupement y élargit généralement les erreurs-types, résultat cohérent avec une dépendance entre sites d’une même Première Nation.</w:t>
      </w:r>
    </w:p>
    <w:p w14:paraId="13F7B975" w14:textId="77777777" w:rsidR="0089432F" w:rsidRPr="00DE3DBA" w:rsidRDefault="00B624A8">
      <w:pPr>
        <w:pStyle w:val="Heading2"/>
        <w:keepNext/>
        <w:keepLines/>
        <w:rPr>
          <w:lang w:val="fr-CA"/>
        </w:rPr>
      </w:pPr>
      <w:bookmarkStart w:id="90" w:name="_Toc231927727"/>
      <w:bookmarkStart w:id="91" w:name="_Toc235283018"/>
      <w:bookmarkStart w:id="92" w:name="_Toc239784768"/>
      <w:r>
        <w:rPr>
          <w:lang w:val="fr-CA"/>
        </w:rPr>
        <w:t>4.3 Interprétation des résultats</w:t>
      </w:r>
      <w:bookmarkEnd w:id="90"/>
      <w:bookmarkEnd w:id="91"/>
      <w:bookmarkEnd w:id="92"/>
    </w:p>
    <w:p w14:paraId="2192855D" w14:textId="77777777" w:rsidR="0089432F" w:rsidRPr="00DE3DBA" w:rsidRDefault="00B624A8">
      <w:pPr>
        <w:pStyle w:val="Heading3"/>
        <w:keepNext/>
        <w:keepLines/>
        <w:rPr>
          <w:lang w:val="fr-CA"/>
        </w:rPr>
      </w:pPr>
      <w:bookmarkStart w:id="93" w:name="_Toc239784769"/>
      <w:r>
        <w:rPr>
          <w:lang w:val="fr-CA"/>
        </w:rPr>
        <w:t>4.3.1 Écarts de classification entre sites sur réserve et hors réserve</w:t>
      </w:r>
      <w:bookmarkEnd w:id="93"/>
    </w:p>
    <w:p w14:paraId="0D12FBAF" w14:textId="77777777" w:rsidR="0089432F" w:rsidRPr="00DE3DBA" w:rsidRDefault="00B624A8">
      <w:pPr>
        <w:jc w:val="both"/>
        <w:rPr>
          <w:lang w:val="fr-CA"/>
        </w:rPr>
      </w:pPr>
      <w:r>
        <w:rPr>
          <w:lang w:val="fr-CA"/>
        </w:rPr>
        <w:t xml:space="preserve">Avec effets fixes provinciaux, la probabilité d’être classé priorité d’action est supérieure de 12,5 points dans le groupe FNLM et de 14,5 points dans les autres réserves, par rapport aux sites hors réserve classés. Les deux coefficients sont statistiquement différents de zéro au seuil de 1 % avec erreurs-types regroupées. Plusieurs facteurs peuvent expliquer ces différences, dont le type de sites, l’organisation responsable des dossiers, l’histoire industrielle, les méthodes d’évaluation ou les caractéristiques des communautés. Comme le modèle ne porte </w:t>
        <w:lastRenderedPageBreak/>
        <w:t>que sur les sites présents dans le FCSI, il ne dit rien du taux général de contamination des réserves.</w:t>
      </w:r>
    </w:p>
    <w:p w14:paraId="2C4E1336" w14:textId="77777777" w:rsidR="0089432F" w:rsidRPr="00DE3DBA" w:rsidRDefault="00B624A8">
      <w:pPr>
        <w:pStyle w:val="Heading3"/>
        <w:keepNext/>
        <w:keepLines/>
        <w:rPr>
          <w:lang w:val="fr-CA"/>
        </w:rPr>
      </w:pPr>
      <w:bookmarkStart w:id="94" w:name="_Toc239784770"/>
      <w:r>
        <w:rPr>
          <w:lang w:val="fr-CA"/>
        </w:rPr>
        <w:t>4.3.2 Association contrastée avec le statut FNLM</w:t>
      </w:r>
      <w:bookmarkEnd w:id="94"/>
    </w:p>
    <w:p w14:paraId="4A43BFA8" w14:textId="77777777" w:rsidR="0089432F" w:rsidRPr="00DE3DBA" w:rsidRDefault="00B624A8">
      <w:pPr>
        <w:jc w:val="both"/>
        <w:rPr>
          <w:lang w:val="fr-CA"/>
        </w:rPr>
      </w:pPr>
      <w:r>
        <w:rPr>
          <w:lang w:val="fr-CA"/>
        </w:rPr>
        <w:t xml:space="preserve">Pour la priorité d’action, la différence entre les réserves FNLM et les autres est de -2,0 points avec effets fixes provinciaux et n’est pas significative (p = 0,458). Les données ne permettent donc pas de distinguer les deux groupes de réserves sur cette variable. Pour le statut actif, les coefficients sont de 19,3 points pour le groupe FNLM et de 8,1 points pour les autres réserves ; leur différence est de 11,2 points (p &lt; 0,001). Pour la haute priorité, les coefficients sont de 0,4 point (p = 0,896) et de 15,3 points ; la différence entre les réserves FNLM et les autres est de -14,9 points (p &lt; 0,001). Ces trois différences </w:t>
      </w:r>
      <w:del w:id="9020" w:author="Claude (vérification)" w:date="2026-10-01T00:00:00Z">
        <w:r>
          <w:rPr>
            <w:lang w:val="fr-CA"/>
          </w:rPr>
          <w:delText xml:space="preserve">sont celles du modèle groupé, récupérées par test de Wald contre la catégorie omise des sites hors réserve</w:delText>
        </w:r>
      </w:del>
      <w:ins w:id="9021" w:author="Claude (vérification)" w:date="2026-10-01T00:00:00Z">
        <w:r>
          <w:rPr>
            <w:lang w:val="fr-CA"/>
          </w:rPr>
          <w:t xml:space="preserve">correspondent à β₁ − β₂ dans le modèle groupé, où les sites hors réserve forment la catégorie omise, et sont testées par un test de Wald</w:t>
        </w:r>
      </w:ins>
      <w:r>
        <w:rPr>
          <w:lang w:val="fr-CA"/>
        </w:rPr>
        <w:t xml:space="preserve">. Estimés directement sur les seuls sites sur réserve, comme le fait la section 4.3.4, les mêmes écarts valent +0,5 point pour la priorité d’action (p = 0,837), +5,3 points pour le statut actif (p = 0,056) et -10,1 points pour la haute priorité (p = 0,008). C’est cette seconde série qui répond aux propositions P2 et P3, et le statut actif n’y atteint plus le seuil de 5 %.</w:t>
      </w:r>
    </w:p>
    <w:p w14:paraId="241C5CFC" w14:textId="77777777" w:rsidR="0089432F" w:rsidRPr="00DE3DBA" w:rsidRDefault="00B624A8">
      <w:pPr>
        <w:jc w:val="both"/>
        <w:rPr>
          <w:lang w:val="fr-CA"/>
        </w:rPr>
      </w:pPr>
      <w:r>
        <w:rPr>
          <w:lang w:val="fr-CA"/>
        </w:rPr>
        <w:t xml:space="preserve">Les associations décrivent la composition des dossiers recensés. Elles sont compatibles avec des différences d’évaluation, d’ancienneté, de fermeture ou de sélection dans le FNLM, mais aucune de ces explications n’est identifiée séparément par le modèle. Le statut actif ne signifie pas nécessairement qu’une meilleure gestion a causé la prise en charge du site. De même, le statut fermé peut regrouper des dossiers assainis ou des dossiers clos après évaluation. Sans historique de changement de </w:t>
      </w:r>
      <w:r>
        <w:rPr>
          <w:i/>
          <w:iCs/>
          <w:lang w:val="fr-CA"/>
        </w:rPr>
        <w:t>sitestatus</w:t>
      </w:r>
      <w:r>
        <w:rPr>
          <w:lang w:val="fr-CA"/>
        </w:rPr>
        <w:t>, les transitions entre catégories ne sont pas observables.</w:t>
      </w:r>
    </w:p>
    <w:p w14:paraId="6F27F7ED" w14:textId="77777777" w:rsidR="00EA3F1A" w:rsidRPr="00DE3DBA" w:rsidRDefault="00EA3F1A">
      <w:pPr>
        <w:jc w:val="both"/>
        <w:rPr>
          <w:lang w:val="fr-CA"/>
        </w:rPr>
      </w:pPr>
      <w:r>
        <w:rPr>
          <w:lang w:val="fr-CA"/>
        </w:rPr>
        <w:t xml:space="preserve">Parmi les sites inscrits au FCSI, ceux du groupe FNLM sont moins souvent classés « fermés » et plus souvent « actifs ». Une meilleure capacité administrative des Premières Nations sous FNLM pourrait expliquer une partie de cet écart, sans que les données disponibles permettent de le confirmer. L’adhésion au FNLM n’est pas aléatoire. Avant même l’adoption d’un code foncier, les Nations participantes pouvaient déjà différer des autres par leur capacité administrative, leur développement économique ou leurs enjeux environnementaux. Les données ne </w:t>
        <w:lastRenderedPageBreak/>
        <w:t>permettent donc ni d’attribuer les différences observées au FNLM ni de déterminer le sens du biais de sélection.</w:t>
      </w:r>
    </w:p>
    <w:p w14:paraId="6B5F2AC4" w14:textId="77777777" w:rsidR="00F627A2" w:rsidRPr="00DE3DBA" w:rsidRDefault="00B624A8">
      <w:pPr>
        <w:pStyle w:val="Heading3"/>
        <w:keepNext/>
        <w:rPr>
          <w:lang w:val="fr-CA"/>
        </w:rPr>
      </w:pPr>
      <w:bookmarkStart w:id="95" w:name="_Toc239784771"/>
      <w:r>
        <w:rPr>
          <w:lang w:val="fr-CA"/>
        </w:rPr>
        <w:t>4.3.3 Portée économique des coefficients</w:t>
      </w:r>
      <w:bookmarkEnd w:id="95"/>
    </w:p>
    <w:p w14:paraId="3CF8A228" w14:textId="77777777" w:rsidR="00F627A2" w:rsidRPr="00DE3DBA" w:rsidRDefault="00B624A8" w:rsidP="00F1197C">
      <w:pPr>
        <w:jc w:val="both"/>
        <w:rPr>
          <w:lang w:val="fr-CA"/>
        </w:rPr>
      </w:pPr>
      <w:r>
        <w:rPr>
          <w:lang w:val="fr-CA"/>
        </w:rPr>
        <w:t>Dans un modèle de probabilité linéaire, un coefficient de 0,125 correspond à un écart de 12,5 points de pourcentage, et non à une hausse de 12,5 %. La distinction évite de confondre variation absolue et variation relative. Par ailleurs, le coefficient avec effets fixes provinciaux n’est pas la simple différence entre les taux bruts du Tableau 4.1, puisqu’il compare des sites situés dans une même province au sens des contrôles inclus.</w:t>
      </w:r>
    </w:p>
    <w:p w14:paraId="2971A33D" w14:textId="77777777" w:rsidR="00FE2375" w:rsidRPr="00DE3DBA" w:rsidRDefault="00FE2375">
      <w:pPr>
        <w:keepNext/>
        <w:rPr>
          <w:b/>
          <w:lang w:val="fr-CA"/>
        </w:rPr>
      </w:pPr>
    </w:p>
    <w:p w14:paraId="07901250" w14:textId="77777777" w:rsidR="00F627A2" w:rsidRPr="00DE3DBA" w:rsidRDefault="00B624A8">
      <w:pPr>
        <w:pStyle w:val="Lgendetableau"/>
        <w:rPr>
          <w:sz w:val="24"/>
          <w:szCs w:val="24"/>
          <w:lang w:val="fr-CA"/>
        </w:rPr>
      </w:pPr>
      <w:r>
        <w:rPr>
          <w:sz w:val="24"/>
          <w:szCs w:val="24"/>
          <w:lang w:val="fr-CA"/>
        </w:rPr>
        <w:t>Tableau 4.3 : Résultats principaux avec effets fixes provinciaux</w:t>
      </w:r>
    </w:p>
    <w:p w14:paraId="3D1B2E8D" w14:textId="77777777" w:rsidR="00FE2375" w:rsidRPr="00DE3DBA" w:rsidRDefault="00FE2375">
      <w:pPr>
        <w:keepNext/>
        <w:rPr>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944"/>
        <w:gridCol w:w="2448"/>
        <w:gridCol w:w="2520"/>
        <w:gridCol w:w="2448"/>
      </w:tblGrid>
      <w:tr w:rsidR="00F627A2" w:rsidRPr="00DE3DBA" w14:paraId="0270ADD0" w14:textId="77777777">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6D5A67F" w14:textId="77777777" w:rsidR="00F627A2" w:rsidRPr="00DE3DBA" w:rsidRDefault="00B624A8">
            <w:r>
              <w:rPr>
                <w:b/>
                <w:sz w:val="18"/>
                <w:szCs w:val="18"/>
              </w:rPr>
              <w:t>Issue</w:t>
            </w:r>
          </w:p>
        </w:tc>
        <w:tc>
          <w:tcPr>
            <w:tcW w:w="2448"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D6136B8" w14:textId="77777777" w:rsidR="00F627A2" w:rsidRPr="00DE3DBA" w:rsidRDefault="00B624A8">
            <w:pPr>
              <w:jc w:val="center"/>
            </w:pPr>
            <w:r>
              <w:rPr>
                <w:b/>
                <w:sz w:val="18"/>
                <w:szCs w:val="18"/>
              </w:rPr>
              <w:t>FNLM vs hors réserve</w:t>
            </w:r>
          </w:p>
        </w:tc>
        <w:tc>
          <w:tcPr>
            <w:tcW w:w="252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57D0FDA" w14:textId="77777777" w:rsidR="00F627A2" w:rsidRPr="00DE3DBA" w:rsidRDefault="00B624A8">
            <w:pPr>
              <w:jc w:val="center"/>
              <w:rPr>
                <w:lang w:val="fr-CA"/>
              </w:rPr>
            </w:pPr>
            <w:r>
              <w:rPr>
                <w:b/>
                <w:sz w:val="18"/>
                <w:szCs w:val="18"/>
                <w:lang w:val="fr-CA"/>
              </w:rPr>
              <w:t>Autres réserves vs hors réserve</w:t>
            </w:r>
          </w:p>
        </w:tc>
        <w:tc>
          <w:tcPr>
            <w:tcW w:w="2448"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9D60452" w14:textId="77777777" w:rsidR="00F627A2" w:rsidRPr="00DE3DBA" w:rsidRDefault="00B624A8">
            <w:pPr>
              <w:jc w:val="center"/>
            </w:pPr>
            <w:r>
              <w:rPr>
                <w:b/>
                <w:sz w:val="18"/>
                <w:szCs w:val="18"/>
              </w:rPr>
              <w:t>FNLM vs autres réserves</w:t>
            </w:r>
          </w:p>
        </w:tc>
      </w:tr>
      <w:tr w:rsidR="00F627A2" w:rsidRPr="00DE3DBA" w14:paraId="340EE9CC"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C8A6E1" w14:textId="77777777" w:rsidR="00F627A2" w:rsidRPr="00DE3DBA" w:rsidRDefault="00B624A8">
            <w:r>
              <w:rPr>
                <w:sz w:val="18"/>
                <w:szCs w:val="18"/>
              </w:rPr>
              <w:t>Priorité d’action</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B6E6ED" w14:textId="77777777" w:rsidR="00F627A2" w:rsidRPr="00DE3DBA" w:rsidRDefault="00917EAC">
            <w:pPr>
              <w:jc w:val="center"/>
            </w:pPr>
            <w:r>
              <w:rPr>
                <w:sz w:val="18"/>
                <w:szCs w:val="18"/>
              </w:rPr>
              <w:t>+12,5 points</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C5CCC5" w14:textId="77777777" w:rsidR="00F627A2" w:rsidRPr="00DE3DBA" w:rsidRDefault="00917EAC">
            <w:pPr>
              <w:jc w:val="center"/>
            </w:pPr>
            <w:r>
              <w:rPr>
                <w:sz w:val="18"/>
                <w:szCs w:val="18"/>
              </w:rPr>
              <w:t>+14,5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4D5DA8" w14:textId="77777777" w:rsidR="00F627A2" w:rsidRPr="00DE3DBA" w:rsidRDefault="00917EAC">
            <w:pPr>
              <w:jc w:val="center"/>
            </w:pPr>
            <w:r>
              <w:rPr>
                <w:sz w:val="18"/>
                <w:szCs w:val="18"/>
              </w:rPr>
              <w:t>-2,0 points ; p = 0,458</w:t>
            </w:r>
          </w:p>
        </w:tc>
      </w:tr>
      <w:tr w:rsidR="00F627A2" w:rsidRPr="00DE3DBA" w14:paraId="39236F74"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B2C0303" w14:textId="77777777" w:rsidR="00F627A2" w:rsidRPr="00DE3DBA" w:rsidRDefault="00B624A8">
            <w:r>
              <w:rPr>
                <w:sz w:val="18"/>
                <w:szCs w:val="18"/>
              </w:rPr>
              <w:t>Statut actif</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7C6402" w14:textId="77777777" w:rsidR="00F627A2" w:rsidRPr="00DE3DBA" w:rsidRDefault="00917EAC">
            <w:pPr>
              <w:jc w:val="center"/>
            </w:pPr>
            <w:r>
              <w:rPr>
                <w:sz w:val="18"/>
                <w:szCs w:val="18"/>
              </w:rPr>
              <w:t>+19,3 points</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155302" w14:textId="77777777" w:rsidR="00F627A2" w:rsidRPr="00DE3DBA" w:rsidRDefault="00917EAC">
            <w:pPr>
              <w:jc w:val="center"/>
            </w:pPr>
            <w:r>
              <w:rPr>
                <w:sz w:val="18"/>
                <w:szCs w:val="18"/>
              </w:rPr>
              <w:t>+8,1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1E22A1" w14:textId="77777777" w:rsidR="00F627A2" w:rsidRPr="00DE3DBA" w:rsidRDefault="00917EAC">
            <w:pPr>
              <w:jc w:val="center"/>
            </w:pPr>
            <w:r>
              <w:rPr>
                <w:sz w:val="18"/>
                <w:szCs w:val="18"/>
              </w:rPr>
              <w:t>+11,2 points ; p &lt; 0,001</w:t>
            </w:r>
          </w:p>
        </w:tc>
      </w:tr>
      <w:tr w:rsidR="00F627A2" w:rsidRPr="00DE3DBA" w14:paraId="3AB152E7" w14:textId="77777777">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777D60" w14:textId="77777777" w:rsidR="00F627A2" w:rsidRPr="00DE3DBA" w:rsidRDefault="00B624A8">
            <w:r>
              <w:rPr>
                <w:sz w:val="18"/>
                <w:szCs w:val="18"/>
              </w:rPr>
              <w:t>Haute priorité</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11833F" w14:textId="77777777" w:rsidR="00F627A2" w:rsidRPr="00DE3DBA" w:rsidRDefault="00917EAC">
            <w:pPr>
              <w:jc w:val="center"/>
            </w:pPr>
            <w:r>
              <w:rPr>
                <w:sz w:val="18"/>
                <w:szCs w:val="18"/>
              </w:rPr>
              <w:t>+0,4 point ; p = 0,896</w:t>
            </w:r>
          </w:p>
        </w:tc>
        <w:tc>
          <w:tcPr>
            <w:tcW w:w="252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E4EAA5" w14:textId="77777777" w:rsidR="00F627A2" w:rsidRPr="00DE3DBA" w:rsidRDefault="00917EAC">
            <w:pPr>
              <w:jc w:val="center"/>
            </w:pPr>
            <w:r>
              <w:rPr>
                <w:sz w:val="18"/>
                <w:szCs w:val="18"/>
              </w:rPr>
              <w:t>+15,3 points</w:t>
            </w:r>
          </w:p>
        </w:tc>
        <w:tc>
          <w:tcPr>
            <w:tcW w:w="2448"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10A7EDA" w14:textId="77777777" w:rsidR="00F627A2" w:rsidRPr="00DE3DBA" w:rsidRDefault="00917EAC">
            <w:pPr>
              <w:jc w:val="center"/>
            </w:pPr>
            <w:r>
              <w:rPr>
                <w:sz w:val="18"/>
                <w:szCs w:val="18"/>
              </w:rPr>
              <w:t>-14,9 points ; p &lt; 0,001</w:t>
            </w:r>
          </w:p>
        </w:tc>
      </w:tr>
    </w:tbl>
    <w:p w14:paraId="3FC63C5D"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3068A76" w14:textId="77777777" w:rsidR="00FE2375" w:rsidRPr="00DE3DBA" w:rsidRDefault="00FE2375" w:rsidP="00F1197C">
      <w:pPr>
        <w:jc w:val="both"/>
        <w:rPr>
          <w:lang w:val="fr-CA"/>
        </w:rPr>
      </w:pPr>
    </w:p>
    <w:p w14:paraId="1CFAA012" w14:textId="77777777" w:rsidR="00FE2375" w:rsidRPr="00DE3DBA" w:rsidRDefault="00B624A8" w:rsidP="00F1197C">
      <w:pPr>
        <w:jc w:val="both"/>
        <w:rPr>
          <w:lang w:val="fr-CA"/>
        </w:rPr>
      </w:pPr>
      <w:r>
        <w:rPr>
          <w:lang w:val="fr-CA"/>
        </w:rPr>
        <w:t xml:space="preserve">Les deux premières colonnes de la grille sont les coefficients </w:t>
      </w:r>
      <w:r>
        <w:t>β</w:t>
      </w:r>
      <w:r>
        <w:rPr>
          <w:lang w:val="fr-CA"/>
        </w:rPr>
        <w:t xml:space="preserve">₁ et </w:t>
      </w:r>
      <w:r>
        <w:t>β</w:t>
      </w:r>
      <w:r>
        <w:rPr>
          <w:lang w:val="fr-CA"/>
        </w:rPr>
        <w:t xml:space="preserve">₂ par rapport à la catégorie omise des sites hors réserve. La dernière colonne correspond à </w:t>
      </w:r>
      <w:r>
        <w:t>β</w:t>
      </w:r>
      <w:r>
        <w:rPr>
          <w:lang w:val="fr-CA"/>
        </w:rPr>
        <w:t xml:space="preserve">₁ - </w:t>
      </w:r>
      <w:r>
        <w:t>β</w:t>
      </w:r>
      <w:r>
        <w:rPr>
          <w:lang w:val="fr-CA"/>
        </w:rPr>
        <w:t xml:space="preserve">₂ et doit être évaluée avec le test de Wald. Un coefficient individuel peut être statistiquement différent de zéro sans que les deux coefficients de réserve soient différents l’un de l’autre. C’est le cas de la priorité, où les deux groupes se distinguent des sites hors réserve, mais pas entre eux. La significativité ne résume pas l’importance du résultat. L’écart de 0,4 point pour la haute priorité du groupe FNLM est très faible et imprécis. Celui de -14,9 points entre les réserves FNLM et les autres est au contraire substantiel et bien estimé. À l’inverse, un R² modeste n’invalide pas un coefficient. Avec des variables dépendantes binaires et peu de contrôles, une faible </w:t>
        <w:lastRenderedPageBreak/>
        <w:t>part de la variance est expliquée. Le R² décrit l’ajustement du modèle, non la qualité de l’identification causale.</w:t>
      </w:r>
    </w:p>
    <w:p w14:paraId="55DB85CA" w14:textId="77777777" w:rsidR="00FE2375" w:rsidRPr="00DE3DBA" w:rsidRDefault="00FE2375" w:rsidP="00F1197C">
      <w:pPr>
        <w:jc w:val="both"/>
        <w:rPr>
          <w:lang w:val="fr-CA"/>
        </w:rPr>
      </w:pPr>
    </w:p>
    <w:p w14:paraId="61A87983" w14:textId="77777777" w:rsidR="00F627A2" w:rsidRPr="00DE3DBA" w:rsidRDefault="00B624A8" w:rsidP="00F1197C">
      <w:pPr>
        <w:jc w:val="both"/>
        <w:rPr>
          <w:lang w:val="fr-CA"/>
        </w:rPr>
      </w:pPr>
      <w:r>
        <w:rPr>
          <w:lang w:val="fr-CA"/>
        </w:rPr>
        <w:t>Enfin, les intervalles de confiance et les erreurs-types regroupées rappellent que plusieurs sites d’une même Première Nation ne constituent pas autant d’expériences indépendantes. L’inférence principale tient compte de cette dépendance. Les erreurs HC1 servent uniquement de comparaison. Le choix du regroupement affecte la précision, mais ne transforme pas les écarts estimés en effets du FNLM.</w:t>
      </w:r>
    </w:p>
    <w:p w14:paraId="174A7C58" w14:textId="77777777" w:rsidR="006A2A72" w:rsidRDefault="00000000">
      <w:pPr>
        <w:pStyle w:val="Heading3"/>
        <w:keepNext/>
        <w:rPr>
          <w:lang w:val="fr-CA"/>
        </w:rPr>
      </w:pPr>
      <w:bookmarkStart w:id="96" w:name="_Toc239784772"/>
      <w:r>
        <w:rPr>
          <w:lang w:val="fr-CA"/>
        </w:rPr>
        <w:t>4.3.4 Modèle restreint aux seuls sites sur réserve</w:t>
      </w:r>
      <w:bookmarkEnd w:id="96"/>
    </w:p>
    <w:p w14:paraId="1F910913" w14:textId="77777777" w:rsidR="006A2A72" w:rsidRDefault="00000000">
      <w:pPr>
        <w:jc w:val="both"/>
        <w:rPr>
          <w:lang w:val="fr-CA"/>
        </w:rPr>
      </w:pPr>
      <w:r>
        <w:rPr>
          <w:lang w:val="fr-CA"/>
        </w:rPr>
        <w:t>La dernière colonne du Tableau 4.3 rapporte β₁ - β₂, soit l’écart entre les deux catégories de réserves estimé dans le modèle groupé. Les effets fixes provinciaux de l’équation (1) sont ajustés sur l’échantillon complet, où 19 298 des 23 801 sites se situent hors réserve. Cet écart peut donc différer de celui qu’on obtient en estimant le modèle uniquement sur les réserves. Puisque notre question de recherche porte aussi sur la comparaison entre les réserves FNLM et les autres réserves, nous présentons cette estimation séparément.</w:t>
      </w:r>
    </w:p>
    <w:p w14:paraId="1A15CDDC" w14:textId="77777777" w:rsidR="006A2A72" w:rsidRDefault="00000000">
      <w:pPr>
        <w:jc w:val="both"/>
        <w:rPr>
          <w:lang w:val="fr-CA"/>
        </w:rPr>
      </w:pPr>
      <w:r>
        <w:rPr>
          <w:lang w:val="fr-CA"/>
        </w:rPr>
        <w:t>Le modèle suivant ne retient que les 4 503 sites sur réserve, où δ se lit directement comme l’écart recherché :</w:t>
      </w:r>
    </w:p>
    <w:p w14:paraId="51872DFD" w14:textId="77777777" w:rsidR="006A2A72" w:rsidRPr="002E18E1" w:rsidRDefault="00000000">
      <w:pPr>
        <w:tabs>
          <w:tab w:val="center" w:pos="4277"/>
          <w:tab w:val="right" w:pos="8555"/>
        </w:tabs>
        <w:spacing w:before="160" w:after="160"/>
        <w:rPr>
          <w:b/>
          <w:bCs/>
          <w:lang w:val="fr-CA"/>
        </w:rPr>
      </w:pPr>
      <w:r>
        <w:rPr>
          <w:b/>
          <w:bCs/>
          <w:lang w:val="fr-CA"/>
        </w:rPr>
        <w:t>yᵢ = α + δ reserve_lmaᵢ + γ Provinceᵢ + εᵢ (3)</w:t>
      </w:r>
    </w:p>
    <w:p w14:paraId="49FC1E2C" w14:textId="77777777" w:rsidR="006A2A72" w:rsidRDefault="00000000">
      <w:pPr>
        <w:jc w:val="both"/>
        <w:rPr>
          <w:lang w:val="fr-CA"/>
        </w:rPr>
      </w:pPr>
      <w:r>
        <w:rPr>
          <w:lang w:val="fr-CA"/>
        </w:rPr>
        <w:t xml:space="preserve">Sur ce sous-échantillon, </w:t>
      </w:r>
      <w:r>
        <w:rPr>
          <w:i/>
          <w:iCs/>
          <w:lang w:val="fr-CA"/>
        </w:rPr>
        <w:t>reserve_non_lma</w:t>
      </w:r>
      <w:r>
        <w:rPr>
          <w:lang w:val="fr-CA"/>
        </w:rPr>
        <w:t xml:space="preserve"> est le complément exact de </w:t>
      </w:r>
      <w:r>
        <w:rPr>
          <w:i/>
          <w:iCs/>
          <w:lang w:val="fr-CA"/>
        </w:rPr>
        <w:t>reserve_lma</w:t>
      </w:r>
      <w:r>
        <w:rPr>
          <w:lang w:val="fr-CA"/>
        </w:rPr>
        <w:t> : la matrice de l’équation (1) y est singulière et la variable ne peut donc pas être réintroduite. Les indicatrices provinciales sont par ailleurs reconstruites sur le sous-échantillon, faute de quoi les provinces sans site sur réserve donneraient des colonnes nulles et les colonnes restantes pourraient devenir colinéaires avec la constante. Les erreurs-types demeurent regroupées au niveau de la Première Nation.</w:t>
      </w:r>
    </w:p>
    <w:p w14:paraId="681E60F6" w14:textId="77777777" w:rsidR="006A2A72" w:rsidRDefault="00000000">
      <w:pPr>
        <w:pStyle w:val="Lgendetableau"/>
        <w:spacing w:after="100" w:line="360" w:lineRule="auto"/>
        <w:jc w:val="center"/>
        <w:rPr>
          <w:sz w:val="24"/>
          <w:szCs w:val="24"/>
          <w:lang w:val="fr-CA"/>
        </w:rPr>
      </w:pPr>
      <w:r>
        <w:rPr>
          <w:sz w:val="24"/>
          <w:szCs w:val="24"/>
          <w:lang w:val="fr-CA"/>
        </w:rPr>
        <w:lastRenderedPageBreak/>
        <w:t>Tableau 4.4 : Écart entre les deux catégories de réserves, sites sur réserve seulement</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300"/>
        <w:gridCol w:w="1200"/>
        <w:gridCol w:w="900"/>
        <w:gridCol w:w="1500"/>
        <w:gridCol w:w="1000"/>
        <w:gridCol w:w="1260"/>
      </w:tblGrid>
      <w:tr w:rsidR="006A2A72" w14:paraId="03D96ED9"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07ABB8B" w14:textId="77777777" w:rsidR="006A2A72" w:rsidRDefault="00000000">
            <w:pPr>
              <w:jc w:val="center"/>
              <w:rPr>
                <w:b/>
                <w:sz w:val="18"/>
                <w:szCs w:val="18"/>
                <w:lang w:val="fr-CA"/>
              </w:rPr>
            </w:pPr>
            <w:r>
              <w:rPr>
                <w:b/>
                <w:sz w:val="18"/>
                <w:szCs w:val="18"/>
                <w:lang w:val="fr-CA"/>
              </w:rPr>
              <w:t>Issue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F79BF34" w14:textId="77777777" w:rsidR="006A2A72" w:rsidRDefault="00000000">
            <w:pPr>
              <w:jc w:val="center"/>
              <w:rPr>
                <w:b/>
                <w:sz w:val="18"/>
                <w:szCs w:val="18"/>
                <w:lang w:val="fr-CA"/>
              </w:rPr>
            </w:pPr>
            <w:r>
              <w:rPr>
                <w:b/>
                <w:sz w:val="18"/>
                <w:szCs w:val="18"/>
                <w:lang w:val="fr-CA"/>
              </w:rPr>
              <w:t>δ</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CA90388" w14:textId="77777777" w:rsidR="006A2A72" w:rsidRDefault="00000000">
            <w:pPr>
              <w:jc w:val="center"/>
              <w:rPr>
                <w:b/>
                <w:sz w:val="18"/>
                <w:szCs w:val="18"/>
                <w:lang w:val="fr-CA"/>
              </w:rPr>
            </w:pPr>
            <w:r>
              <w:rPr>
                <w:b/>
                <w:sz w:val="18"/>
                <w:szCs w:val="18"/>
                <w:lang w:val="fr-CA"/>
              </w:rPr>
              <w:t>Erreur-type</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AF969D9" w14:textId="77777777" w:rsidR="006A2A72" w:rsidRDefault="00000000">
            <w:pPr>
              <w:jc w:val="center"/>
              <w:rPr>
                <w:b/>
                <w:sz w:val="18"/>
                <w:szCs w:val="18"/>
                <w:lang w:val="fr-CA"/>
              </w:rPr>
            </w:pPr>
            <w:r>
              <w:rPr>
                <w:b/>
                <w:sz w:val="18"/>
                <w:szCs w:val="18"/>
                <w:lang w:val="fr-CA"/>
              </w:rPr>
              <w:t>p</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D5E83F9" w14:textId="77777777" w:rsidR="006A2A72" w:rsidRDefault="00000000">
            <w:pPr>
              <w:jc w:val="center"/>
              <w:rPr>
                <w:b/>
                <w:sz w:val="18"/>
                <w:szCs w:val="18"/>
                <w:lang w:val="fr-CA"/>
              </w:rPr>
            </w:pPr>
            <w:r>
              <w:rPr>
                <w:b/>
                <w:sz w:val="18"/>
                <w:szCs w:val="18"/>
                <w:lang w:val="fr-CA"/>
              </w:rPr>
              <w:t xml:space="preserve">β₁ - β₂ (Tableau 4.3)</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F9AEA3" w14:textId="77777777" w:rsidR="006A2A72" w:rsidRDefault="00000000">
            <w:pPr>
              <w:jc w:val="center"/>
              <w:rPr>
                <w:b/>
                <w:sz w:val="18"/>
                <w:szCs w:val="18"/>
                <w:lang w:val="fr-CA"/>
              </w:rPr>
            </w:pPr>
            <w:r>
              <w:rPr>
                <w:b/>
                <w:sz w:val="18"/>
                <w:szCs w:val="18"/>
                <w:lang w:val="fr-CA"/>
              </w:rPr>
              <w:t>Écart</w:t>
            </w:r>
          </w:p>
        </w:tc>
        <w:tc>
          <w:tcPr>
            <w:tcW w:w="126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EAD927C" w14:textId="77777777" w:rsidR="006A2A72" w:rsidRDefault="00000000">
            <w:pPr>
              <w:jc w:val="center"/>
              <w:rPr>
                <w:b/>
                <w:sz w:val="18"/>
                <w:szCs w:val="18"/>
                <w:lang w:val="fr-CA"/>
              </w:rPr>
            </w:pPr>
            <w:r>
              <w:rPr>
                <w:b/>
                <w:sz w:val="18"/>
                <w:szCs w:val="18"/>
                <w:lang w:val="fr-CA"/>
              </w:rPr>
              <w:t>N (grappes)</w:t>
            </w:r>
          </w:p>
        </w:tc>
      </w:tr>
      <w:tr w:rsidR="006A2A72" w14:paraId="1B1A0A48"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7E3F77"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155A0C1" w14:textId="77777777" w:rsidR="006A2A72" w:rsidRDefault="00917EAC">
            <w:pPr>
              <w:jc w:val="center"/>
              <w:rPr>
                <w:sz w:val="18"/>
                <w:szCs w:val="18"/>
                <w:lang w:val="fr-CA"/>
              </w:rPr>
            </w:pPr>
            <w:r>
              <w:rPr>
                <w:sz w:val="18"/>
                <w:szCs w:val="18"/>
                <w:lang w:val="fr-CA"/>
              </w:rPr>
              <w:t>+0,005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04F4DD" w14:textId="77777777" w:rsidR="006A2A72" w:rsidRDefault="00000000">
            <w:pPr>
              <w:jc w:val="center"/>
              <w:rPr>
                <w:sz w:val="18"/>
                <w:szCs w:val="18"/>
                <w:lang w:val="fr-CA"/>
              </w:rPr>
            </w:pPr>
            <w:r>
              <w:rPr>
                <w:sz w:val="18"/>
                <w:szCs w:val="18"/>
                <w:lang w:val="fr-CA"/>
              </w:rPr>
              <w:t>0,026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329994" w14:textId="77777777" w:rsidR="006A2A72" w:rsidRDefault="00000000">
            <w:pPr>
              <w:jc w:val="center"/>
              <w:rPr>
                <w:sz w:val="18"/>
                <w:szCs w:val="18"/>
                <w:lang w:val="fr-CA"/>
              </w:rPr>
            </w:pPr>
            <w:r>
              <w:rPr>
                <w:sz w:val="18"/>
                <w:szCs w:val="18"/>
                <w:lang w:val="fr-CA"/>
              </w:rPr>
              <w:t>0,837</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3A8DB3" w14:textId="77777777" w:rsidR="006A2A72" w:rsidRDefault="00917EAC">
            <w:pPr>
              <w:jc w:val="center"/>
              <w:rPr>
                <w:sz w:val="18"/>
                <w:szCs w:val="18"/>
                <w:lang w:val="fr-CA"/>
              </w:rPr>
            </w:pPr>
            <w:r>
              <w:rPr>
                <w:sz w:val="18"/>
                <w:szCs w:val="18"/>
                <w:lang w:val="fr-CA"/>
              </w:rPr>
              <w:t>-0,020</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35AB1B8" w14:textId="77777777" w:rsidR="006A2A72" w:rsidRDefault="00917EAC">
            <w:pPr>
              <w:jc w:val="center"/>
              <w:rPr>
                <w:sz w:val="18"/>
                <w:szCs w:val="18"/>
                <w:lang w:val="fr-CA"/>
              </w:rPr>
            </w:pPr>
            <w:r>
              <w:rPr>
                <w:sz w:val="18"/>
                <w:szCs w:val="18"/>
                <w:lang w:val="fr-CA"/>
              </w:rPr>
              <w:t>+0,025</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60A155" w14:textId="77777777" w:rsidR="006A2A72" w:rsidRDefault="00000000">
            <w:pPr>
              <w:jc w:val="center"/>
              <w:rPr>
                <w:sz w:val="18"/>
                <w:szCs w:val="18"/>
                <w:lang w:val="fr-CA"/>
              </w:rPr>
            </w:pPr>
            <w:r>
              <w:rPr>
                <w:sz w:val="18"/>
                <w:szCs w:val="18"/>
                <w:lang w:val="fr-CA"/>
              </w:rPr>
              <w:t>2 027 (553)</w:t>
            </w:r>
          </w:p>
        </w:tc>
      </w:tr>
      <w:tr w:rsidR="006A2A72" w14:paraId="229FA0D2"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1091BCF"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57CC21E" w14:textId="77777777" w:rsidR="006A2A72" w:rsidRDefault="00917EAC">
            <w:pPr>
              <w:jc w:val="center"/>
              <w:rPr>
                <w:sz w:val="18"/>
                <w:szCs w:val="18"/>
                <w:lang w:val="fr-CA"/>
              </w:rPr>
            </w:pPr>
            <w:r>
              <w:rPr>
                <w:sz w:val="18"/>
                <w:szCs w:val="18"/>
                <w:lang w:val="fr-CA"/>
              </w:rPr>
              <w:t>+0,053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E2FE4A4" w14:textId="77777777" w:rsidR="006A2A72" w:rsidRDefault="00000000">
            <w:pPr>
              <w:jc w:val="center"/>
              <w:rPr>
                <w:sz w:val="18"/>
                <w:szCs w:val="18"/>
                <w:lang w:val="fr-CA"/>
              </w:rPr>
            </w:pPr>
            <w:r>
              <w:rPr>
                <w:sz w:val="18"/>
                <w:szCs w:val="18"/>
                <w:lang w:val="fr-CA"/>
              </w:rPr>
              <w:t>0,028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636F6D" w14:textId="77777777" w:rsidR="006A2A72" w:rsidRDefault="00000000">
            <w:pPr>
              <w:jc w:val="center"/>
              <w:rPr>
                <w:sz w:val="18"/>
                <w:szCs w:val="18"/>
                <w:lang w:val="fr-CA"/>
              </w:rPr>
            </w:pPr>
            <w:r>
              <w:rPr>
                <w:sz w:val="18"/>
                <w:szCs w:val="18"/>
                <w:lang w:val="fr-CA"/>
              </w:rPr>
              <w:t>0,056</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B66837" w14:textId="77777777" w:rsidR="006A2A72" w:rsidRDefault="00917EAC">
            <w:pPr>
              <w:jc w:val="center"/>
              <w:rPr>
                <w:sz w:val="18"/>
                <w:szCs w:val="18"/>
                <w:lang w:val="fr-CA"/>
              </w:rPr>
            </w:pPr>
            <w:r>
              <w:rPr>
                <w:sz w:val="18"/>
                <w:szCs w:val="18"/>
                <w:lang w:val="fr-CA"/>
              </w:rPr>
              <w:t>+0,112</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BC8C19F" w14:textId="77777777" w:rsidR="006A2A72" w:rsidRDefault="00917EAC">
            <w:pPr>
              <w:jc w:val="center"/>
              <w:rPr>
                <w:sz w:val="18"/>
                <w:szCs w:val="18"/>
                <w:lang w:val="fr-CA"/>
              </w:rPr>
            </w:pPr>
            <w:r>
              <w:rPr>
                <w:sz w:val="18"/>
                <w:szCs w:val="18"/>
                <w:lang w:val="fr-CA"/>
              </w:rPr>
              <w:t>-0,060</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FB8E114" w14:textId="77777777" w:rsidR="006A2A72" w:rsidRDefault="00000000">
            <w:pPr>
              <w:jc w:val="center"/>
              <w:rPr>
                <w:sz w:val="18"/>
                <w:szCs w:val="18"/>
                <w:lang w:val="fr-CA"/>
              </w:rPr>
            </w:pPr>
            <w:r>
              <w:rPr>
                <w:sz w:val="18"/>
                <w:szCs w:val="18"/>
                <w:lang w:val="fr-CA"/>
              </w:rPr>
              <w:t>4 503 (692)</w:t>
            </w:r>
          </w:p>
        </w:tc>
      </w:tr>
      <w:tr w:rsidR="006A2A72" w14:paraId="081961A9"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E96923"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733D2D" w14:textId="77777777" w:rsidR="006A2A72" w:rsidRDefault="00917EAC">
            <w:pPr>
              <w:jc w:val="center"/>
              <w:rPr>
                <w:sz w:val="18"/>
                <w:szCs w:val="18"/>
                <w:lang w:val="fr-CA"/>
              </w:rPr>
            </w:pPr>
            <w:r>
              <w:rPr>
                <w:sz w:val="18"/>
                <w:szCs w:val="18"/>
                <w:lang w:val="fr-CA"/>
              </w:rPr>
              <w:t>-0,101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FEE2E7" w14:textId="77777777" w:rsidR="006A2A72" w:rsidRDefault="00000000">
            <w:pPr>
              <w:jc w:val="center"/>
              <w:rPr>
                <w:sz w:val="18"/>
                <w:szCs w:val="18"/>
                <w:lang w:val="fr-CA"/>
              </w:rPr>
            </w:pPr>
            <w:r>
              <w:rPr>
                <w:sz w:val="18"/>
                <w:szCs w:val="18"/>
                <w:lang w:val="fr-CA"/>
              </w:rPr>
              <w:t>0,038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53A5FD" w14:textId="77777777" w:rsidR="006A2A72" w:rsidRDefault="00000000">
            <w:pPr>
              <w:jc w:val="center"/>
              <w:rPr>
                <w:sz w:val="18"/>
                <w:szCs w:val="18"/>
                <w:lang w:val="fr-CA"/>
              </w:rPr>
            </w:pPr>
            <w:r>
              <w:rPr>
                <w:sz w:val="18"/>
                <w:szCs w:val="18"/>
                <w:lang w:val="fr-CA"/>
              </w:rPr>
              <w:t>0,008</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D13AE3A" w14:textId="77777777" w:rsidR="006A2A72" w:rsidRDefault="00917EAC">
            <w:pPr>
              <w:jc w:val="center"/>
              <w:rPr>
                <w:sz w:val="18"/>
                <w:szCs w:val="18"/>
                <w:lang w:val="fr-CA"/>
              </w:rPr>
            </w:pPr>
            <w:r>
              <w:rPr>
                <w:sz w:val="18"/>
                <w:szCs w:val="18"/>
                <w:lang w:val="fr-CA"/>
              </w:rPr>
              <w:t>-0,149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0FE6AC" w14:textId="77777777" w:rsidR="006A2A72" w:rsidRDefault="00917EAC">
            <w:pPr>
              <w:jc w:val="center"/>
              <w:rPr>
                <w:sz w:val="18"/>
                <w:szCs w:val="18"/>
                <w:lang w:val="fr-CA"/>
              </w:rPr>
            </w:pPr>
            <w:r>
              <w:rPr>
                <w:sz w:val="18"/>
                <w:szCs w:val="18"/>
                <w:lang w:val="fr-CA"/>
              </w:rPr>
              <w:t>+0,048</w:t>
            </w:r>
          </w:p>
        </w:tc>
        <w:tc>
          <w:tcPr>
            <w:tcW w:w="126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113B36" w14:textId="77777777" w:rsidR="006A2A72" w:rsidRDefault="00000000">
            <w:pPr>
              <w:jc w:val="center"/>
              <w:rPr>
                <w:sz w:val="18"/>
                <w:szCs w:val="18"/>
                <w:lang w:val="fr-CA"/>
              </w:rPr>
            </w:pPr>
            <w:r>
              <w:rPr>
                <w:sz w:val="18"/>
                <w:szCs w:val="18"/>
                <w:lang w:val="fr-CA"/>
              </w:rPr>
              <w:t>2 027 (553)</w:t>
            </w:r>
          </w:p>
        </w:tc>
      </w:tr>
    </w:tbl>
    <w:p w14:paraId="50C4381B"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12A947FE" w14:textId="77777777" w:rsidR="006A2A72" w:rsidRDefault="00000000">
      <w:pPr>
        <w:jc w:val="both"/>
        <w:rPr>
          <w:i/>
          <w:iCs/>
          <w:lang w:val="fr-CA"/>
        </w:rPr>
      </w:pPr>
      <w:r>
        <w:rPr>
          <w:i/>
          <w:iCs/>
          <w:lang w:val="fr-CA"/>
        </w:rPr>
        <w:t>Note : modèle (3) estimé sur les seuls sites sur réserve ; indicatrices provinciales reconstruites sur le sous-échantillon ; erreurs-types regroupées au niveau de la Première Nation. La colonne β₁ - β₂ reprend la dernière colonne du Tableau 4.3 et la colonne Écart en donne la différence avec δ. Les deux issues de classification portent sur les 2 027 sites sur réserve dont la classification est informative.</w:t>
      </w:r>
    </w:p>
    <w:p w14:paraId="033B8922" w14:textId="77777777" w:rsidR="006A2A72" w:rsidRDefault="00000000">
      <w:pPr>
        <w:jc w:val="both"/>
        <w:rPr>
          <w:lang w:val="fr-CA"/>
        </w:rPr>
      </w:pPr>
      <w:r>
        <w:rPr>
          <w:lang w:val="fr-CA"/>
        </w:rPr>
        <w:t xml:space="preserve">Les trois écarts diffèrent de ceux du Tableau 4.3, de 2,5 points pour la priorité d’action, de -6,0 points pour le statut actif et de 4,8 points pour la haute priorité. Cela modifie l’interprétation de deux résultats. L’écart de statut actif, rapporté à 11,2 points et significatif au seuil de 1 % à la section 4.3.2, tombe à 5,3 points (p = 0,056). L’écart de haute priorité conserve son signe et reste significatif, mais passe de -14,9 à -10,1 points, soit un tiers de moins. L’écart de priorité d’action demeure indistinguable de zéro dans les deux spécifications.</w:t>
      </w:r>
    </w:p>
    <w:p w14:paraId="1E089720" w14:textId="77777777" w:rsidR="006A2A72" w:rsidRDefault="00000000">
      <w:pPr>
        <w:jc w:val="both"/>
        <w:rPr>
          <w:lang w:val="fr-CA"/>
        </w:rPr>
      </w:pPr>
      <w:r>
        <w:rPr>
          <w:lang w:val="fr-CA"/>
        </w:rPr>
        <w:t>La différence entre les résultats tient à l’échantillon utilisé pour estimer les effets fixes provinciaux. Dans l’équation (1), ces effets sont estimés à partir des trois groupes de sites. Dans l’équation (3), ils sont estimés uniquement à partir des sites sur réserve. Cette distinction compte puisque la répartition provinciale des sites FNLM est très inégale, la Colombie-Britannique en regroupant 56,8 %. Les écarts de statut actif et de haute priorité sont plus faibles dans l’estimation limitée aux réserves, et celui du statut actif n’atteint plus le seuil de 5 %. Le Tableau 4.3 reste utile pour situer chaque catégorie de réserve par rapport aux sites hors réserve et pour mesurer leur écart dans le modèle groupé. Le Tableau 4.4 présente plutôt la comparaison estimée sur les seuls sites sur réserve.</w:t>
      </w:r>
    </w:p>
    <w:p w14:paraId="4A9A5BD3" w14:textId="77777777" w:rsidR="00936704" w:rsidRDefault="00936704">
      <w:pPr>
        <w:jc w:val="both"/>
        <w:rPr>
          <w:lang w:val="fr-CA"/>
        </w:rPr>
      </w:pPr>
      <w:r>
        <w:rPr>
          <w:lang w:val="fr-CA"/>
        </w:rPr>
        <w:lastRenderedPageBreak/>
        <w:t xml:space="preserve">Le codage du statut actif aide aussi à comprendre ces comparaisons. La variable vaut 1 pour les dossiers actifs et 0 pour les dossiers fermés ou soupçonnés. La part de dossiers soupçonnés varie beaucoup selon les groupes : 4,1 % hors réserve, contre 17,2 % pour les sites FNLM et 18,0 % pour les autres réserves. Ce choix de codage influence donc surtout la comparaison avec les sites hors réserve, où les dossiers classés 0 sont presque tous fermés. Cependant, la comparaison entre les deux groupes de réserves est moins touchée, car l’écart entre leurs parts de dossiers soupçonnés n’est que de 0,8 point. </w:t>
      </w:r>
    </w:p>
    <w:p w14:paraId="1EC19D26" w14:textId="77777777" w:rsidR="00936704" w:rsidRDefault="00936704">
      <w:pPr>
        <w:jc w:val="both"/>
        <w:rPr>
          <w:lang w:val="fr-CA"/>
        </w:rPr>
      </w:pPr>
    </w:p>
    <w:p w14:paraId="04B67913" w14:textId="77777777" w:rsidR="0089432F" w:rsidRPr="00DE3DBA" w:rsidRDefault="00B624A8">
      <w:pPr>
        <w:pStyle w:val="Heading2"/>
        <w:keepNext/>
        <w:keepLines/>
        <w:rPr>
          <w:lang w:val="fr-CA"/>
        </w:rPr>
      </w:pPr>
      <w:bookmarkStart w:id="97" w:name="_Toc231927730"/>
      <w:bookmarkStart w:id="98" w:name="_Toc235283021"/>
      <w:bookmarkStart w:id="99" w:name="_Toc239784773"/>
      <w:r>
        <w:rPr>
          <w:lang w:val="fr-CA"/>
        </w:rPr>
        <w:t>4.4 Analyse de robustesse : sous-échantillon de la Colombie-Britannique</w:t>
      </w:r>
      <w:bookmarkEnd w:id="97"/>
      <w:bookmarkEnd w:id="98"/>
      <w:bookmarkEnd w:id="99"/>
    </w:p>
    <w:p w14:paraId="674F7F34" w14:textId="77777777" w:rsidR="0089432F" w:rsidRPr="00DE3DBA" w:rsidRDefault="00B624A8">
      <w:pPr>
        <w:jc w:val="both"/>
        <w:rPr>
          <w:lang w:val="fr-CA"/>
        </w:rPr>
      </w:pPr>
      <w:r>
        <w:rPr>
          <w:lang w:val="fr-CA"/>
        </w:rPr>
        <w:t xml:space="preserve">Après l’exclusion des nations en autonomie gouvernementale, le sous-échantillon de la Colombie-Britannique comprend 4 781 sites, dont 1 578 sur réserve et 643 dans le groupe FNLM. </w:t>
      </w:r>
      <w:del w:id="9022" w:author="Claude (vérification)" w:date="2026-10-01T00:00:00Z">
        <w:r>
          <w:rPr>
            <w:lang w:val="fr-CA"/>
          </w:rPr>
          <w:delText xml:space="preserve">Les modèles provinciaux</w:delText>
        </w:r>
      </w:del>
      <w:ins w:id="9023" w:author="Claude (vérification)" w:date="2026-10-01T00:00:00Z">
        <w:r>
          <w:rPr>
            <w:lang w:val="fr-CA"/>
          </w:rPr>
          <w:t xml:space="preserve">Pour la priorité d’action, les modèles estimés sur cette province</w:t>
        </w:r>
      </w:ins>
      <w:r>
        <w:rPr>
          <w:lang w:val="fr-CA"/>
        </w:rPr>
        <w:t xml:space="preserve"> donnent des écarts de 10,6 et 8,7 points par rapport aux sites hors réserve (différence p = 0,543). Pour le statut actif, les écarts sont de 34,7 et 22,9 points (différence p = 0,005). Pour la haute priorité, l’écart FNLM n’est pas significatif. La couverture de </w:t>
      </w:r>
      <w:r>
        <w:rPr>
          <w:i/>
          <w:iCs/>
          <w:lang w:val="fr-CA"/>
        </w:rPr>
        <w:t>class</w:t>
      </w:r>
      <w:r>
        <w:rPr>
          <w:lang w:val="fr-CA"/>
        </w:rPr>
        <w:t xml:space="preserve"> demeure inégale entre groupes.</w:t>
      </w:r>
    </w:p>
    <w:p w14:paraId="6FCFDBA8" w14:textId="77777777" w:rsidR="006A2A72" w:rsidRDefault="00000000">
      <w:pPr>
        <w:pStyle w:val="Lgendetableau"/>
        <w:spacing w:after="100" w:line="360" w:lineRule="auto"/>
        <w:jc w:val="center"/>
        <w:rPr>
          <w:sz w:val="24"/>
          <w:szCs w:val="24"/>
          <w:lang w:val="fr-CA"/>
        </w:rPr>
      </w:pPr>
      <w:r>
        <w:rPr>
          <w:sz w:val="24"/>
          <w:szCs w:val="24"/>
          <w:lang w:val="fr-CA"/>
        </w:rPr>
        <w:t>Tableau 4.5 : Sous-échantillon de la Colombie-Britannique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500"/>
        <w:gridCol w:w="1900"/>
        <w:gridCol w:w="1300"/>
        <w:gridCol w:w="1000"/>
        <w:gridCol w:w="1100"/>
      </w:tblGrid>
      <w:tr w:rsidR="006A2A72" w14:paraId="7367F25D"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42AC035" w14:textId="77777777" w:rsidR="006A2A72" w:rsidRDefault="00000000">
            <w:pPr>
              <w:jc w:val="center"/>
              <w:rPr>
                <w:b/>
                <w:sz w:val="18"/>
                <w:szCs w:val="18"/>
                <w:lang w:val="fr-CA"/>
              </w:rPr>
            </w:pPr>
            <w:r>
              <w:rPr>
                <w:b/>
                <w:sz w:val="18"/>
                <w:szCs w:val="18"/>
                <w:lang w:val="fr-CA"/>
              </w:rPr>
              <w:t>Issue</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71C749D" w14:textId="77777777" w:rsidR="006A2A72" w:rsidRDefault="00000000">
            <w:pPr>
              <w:jc w:val="center"/>
              <w:rPr>
                <w:b/>
                <w:sz w:val="18"/>
                <w:szCs w:val="18"/>
                <w:lang w:val="fr-CA"/>
              </w:rPr>
            </w:pPr>
            <w:r>
              <w:rPr>
                <w:b/>
                <w:sz w:val="18"/>
                <w:szCs w:val="18"/>
                <w:lang w:val="fr-CA"/>
              </w:rPr>
              <w:t>FNLM</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9B29031" w14:textId="77777777" w:rsidR="006A2A72" w:rsidRDefault="00000000">
            <w:pPr>
              <w:jc w:val="center"/>
              <w:rPr>
                <w:b/>
                <w:sz w:val="18"/>
                <w:szCs w:val="18"/>
                <w:lang w:val="fr-CA"/>
              </w:rPr>
            </w:pPr>
            <w:r>
              <w:rPr>
                <w:b/>
                <w:sz w:val="18"/>
                <w:szCs w:val="18"/>
                <w:lang w:val="fr-CA"/>
              </w:rPr>
              <w:t>Autres réserves</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2526385" w14:textId="77777777" w:rsidR="006A2A72" w:rsidRDefault="00000000">
            <w:pPr>
              <w:jc w:val="center"/>
              <w:rPr>
                <w:b/>
                <w:sz w:val="18"/>
                <w:szCs w:val="18"/>
                <w:lang w:val="fr-CA"/>
              </w:rPr>
            </w:pPr>
            <w:r>
              <w:rPr>
                <w:b/>
                <w:sz w:val="18"/>
                <w:szCs w:val="18"/>
                <w:lang w:val="fr-CA"/>
              </w:rPr>
              <w:t>Écart</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C0B63D" w14:textId="77777777" w:rsidR="006A2A72" w:rsidRDefault="00000000">
            <w:pPr>
              <w:jc w:val="center"/>
              <w:rPr>
                <w:b/>
                <w:sz w:val="18"/>
                <w:szCs w:val="18"/>
                <w:lang w:val="fr-CA"/>
              </w:rPr>
            </w:pPr>
            <w:r>
              <w:rPr>
                <w:b/>
                <w:sz w:val="18"/>
                <w:szCs w:val="18"/>
                <w:lang w:val="fr-CA"/>
              </w:rPr>
              <w:t>p</w:t>
            </w:r>
          </w:p>
        </w:tc>
        <w:tc>
          <w:tcPr>
            <w:tcW w:w="11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51C2299" w14:textId="77777777" w:rsidR="006A2A72" w:rsidRDefault="00000000">
            <w:pPr>
              <w:jc w:val="center"/>
              <w:rPr>
                <w:b/>
                <w:sz w:val="18"/>
                <w:szCs w:val="18"/>
                <w:lang w:val="fr-CA"/>
              </w:rPr>
            </w:pPr>
            <w:r>
              <w:rPr>
                <w:b/>
                <w:sz w:val="18"/>
                <w:szCs w:val="18"/>
                <w:lang w:val="fr-CA"/>
              </w:rPr>
              <w:t>N</w:t>
            </w:r>
          </w:p>
        </w:tc>
      </w:tr>
      <w:tr w:rsidR="006A2A72" w14:paraId="47513C85"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C9CF1F" w14:textId="77777777" w:rsidR="006A2A72" w:rsidRDefault="00000000">
            <w:pPr>
              <w:jc w:val="center"/>
              <w:rPr>
                <w:sz w:val="18"/>
                <w:szCs w:val="18"/>
                <w:lang w:val="fr-CA"/>
              </w:rPr>
            </w:pPr>
            <w:r>
              <w:rPr>
                <w:sz w:val="18"/>
                <w:szCs w:val="18"/>
                <w:lang w:val="fr-CA"/>
              </w:rPr>
              <w:t>Priorité d’action</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1BC37C" w14:textId="77777777" w:rsidR="006A2A72" w:rsidRDefault="00000000">
            <w:pPr>
              <w:jc w:val="center"/>
              <w:rPr>
                <w:sz w:val="18"/>
                <w:szCs w:val="18"/>
                <w:lang w:val="fr-CA"/>
              </w:rPr>
            </w:pPr>
            <w:r>
              <w:rPr>
                <w:sz w:val="18"/>
                <w:szCs w:val="18"/>
                <w:lang w:val="fr-CA"/>
              </w:rPr>
              <w:t>0,106</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627432F" w14:textId="77777777" w:rsidR="006A2A72" w:rsidRDefault="00000000">
            <w:pPr>
              <w:jc w:val="center"/>
              <w:rPr>
                <w:sz w:val="18"/>
                <w:szCs w:val="18"/>
                <w:lang w:val="fr-CA"/>
              </w:rPr>
            </w:pPr>
            <w:r>
              <w:rPr>
                <w:sz w:val="18"/>
                <w:szCs w:val="18"/>
                <w:lang w:val="fr-CA"/>
              </w:rPr>
              <w:t>0,087</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496BCB" w14:textId="77777777" w:rsidR="006A2A72" w:rsidRDefault="00917EAC">
            <w:pPr>
              <w:jc w:val="center"/>
              <w:rPr>
                <w:sz w:val="18"/>
                <w:szCs w:val="18"/>
                <w:lang w:val="fr-CA"/>
              </w:rPr>
            </w:pPr>
            <w:r>
              <w:rPr>
                <w:sz w:val="18"/>
                <w:szCs w:val="18"/>
                <w:lang w:val="fr-CA"/>
              </w:rPr>
              <w:t>+0,019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B91F31" w14:textId="77777777" w:rsidR="006A2A72" w:rsidRDefault="00000000">
            <w:pPr>
              <w:jc w:val="center"/>
              <w:rPr>
                <w:sz w:val="18"/>
                <w:szCs w:val="18"/>
                <w:lang w:val="fr-CA"/>
              </w:rPr>
            </w:pPr>
            <w:r>
              <w:rPr>
                <w:sz w:val="18"/>
                <w:szCs w:val="18"/>
                <w:lang w:val="fr-CA"/>
              </w:rPr>
              <w:t>0,543</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AEE697A" w14:textId="77777777" w:rsidR="006A2A72" w:rsidRDefault="00000000">
            <w:pPr>
              <w:jc w:val="center"/>
              <w:rPr>
                <w:sz w:val="18"/>
                <w:szCs w:val="18"/>
                <w:lang w:val="fr-CA"/>
              </w:rPr>
            </w:pPr>
            <w:r>
              <w:rPr>
                <w:sz w:val="18"/>
                <w:szCs w:val="18"/>
                <w:lang w:val="fr-CA"/>
              </w:rPr>
              <w:t>1 824</w:t>
            </w:r>
          </w:p>
        </w:tc>
      </w:tr>
      <w:tr w:rsidR="006A2A72" w14:paraId="39A52994"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8B93EF" w14:textId="77777777" w:rsidR="006A2A72" w:rsidRDefault="00000000">
            <w:pPr>
              <w:jc w:val="center"/>
              <w:rPr>
                <w:sz w:val="18"/>
                <w:szCs w:val="18"/>
                <w:lang w:val="fr-CA"/>
              </w:rPr>
            </w:pPr>
            <w:r>
              <w:rPr>
                <w:sz w:val="18"/>
                <w:szCs w:val="18"/>
                <w:lang w:val="fr-CA"/>
              </w:rPr>
              <w:t>Statut actif</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FB6F498" w14:textId="77777777" w:rsidR="006A2A72" w:rsidRDefault="00000000">
            <w:pPr>
              <w:jc w:val="center"/>
              <w:rPr>
                <w:sz w:val="18"/>
                <w:szCs w:val="18"/>
                <w:lang w:val="fr-CA"/>
              </w:rPr>
            </w:pPr>
            <w:r>
              <w:rPr>
                <w:sz w:val="18"/>
                <w:szCs w:val="18"/>
                <w:lang w:val="fr-CA"/>
              </w:rPr>
              <w:t>0,347</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8D22A9B" w14:textId="77777777" w:rsidR="006A2A72" w:rsidRDefault="00000000">
            <w:pPr>
              <w:jc w:val="center"/>
              <w:rPr>
                <w:sz w:val="18"/>
                <w:szCs w:val="18"/>
                <w:lang w:val="fr-CA"/>
              </w:rPr>
            </w:pPr>
            <w:r>
              <w:rPr>
                <w:sz w:val="18"/>
                <w:szCs w:val="18"/>
                <w:lang w:val="fr-CA"/>
              </w:rPr>
              <w:t>0,229</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B96FC6" w14:textId="77777777" w:rsidR="006A2A72" w:rsidRDefault="00917EAC">
            <w:pPr>
              <w:jc w:val="center"/>
              <w:rPr>
                <w:sz w:val="18"/>
                <w:szCs w:val="18"/>
                <w:lang w:val="fr-CA"/>
              </w:rPr>
            </w:pPr>
            <w:r>
              <w:rPr>
                <w:sz w:val="18"/>
                <w:szCs w:val="18"/>
                <w:lang w:val="fr-CA"/>
              </w:rPr>
              <w:t>+0,117</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01D553" w14:textId="77777777" w:rsidR="006A2A72" w:rsidRDefault="00000000">
            <w:pPr>
              <w:jc w:val="center"/>
              <w:rPr>
                <w:sz w:val="18"/>
                <w:szCs w:val="18"/>
                <w:lang w:val="fr-CA"/>
              </w:rPr>
            </w:pPr>
            <w:r>
              <w:rPr>
                <w:sz w:val="18"/>
                <w:szCs w:val="18"/>
                <w:lang w:val="fr-CA"/>
              </w:rPr>
              <w:t>0,005</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619531" w14:textId="77777777" w:rsidR="006A2A72" w:rsidRDefault="00000000">
            <w:pPr>
              <w:jc w:val="center"/>
              <w:rPr>
                <w:sz w:val="18"/>
                <w:szCs w:val="18"/>
                <w:lang w:val="fr-CA"/>
              </w:rPr>
            </w:pPr>
            <w:r>
              <w:rPr>
                <w:sz w:val="18"/>
                <w:szCs w:val="18"/>
                <w:lang w:val="fr-CA"/>
              </w:rPr>
              <w:t>4 781</w:t>
            </w:r>
          </w:p>
        </w:tc>
      </w:tr>
      <w:tr w:rsidR="006A2A72" w14:paraId="01726714"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38F620" w14:textId="77777777" w:rsidR="006A2A72" w:rsidRDefault="00000000">
            <w:pPr>
              <w:jc w:val="center"/>
              <w:rPr>
                <w:sz w:val="18"/>
                <w:szCs w:val="18"/>
                <w:lang w:val="fr-CA"/>
              </w:rPr>
            </w:pPr>
            <w:r>
              <w:rPr>
                <w:sz w:val="18"/>
                <w:szCs w:val="18"/>
                <w:lang w:val="fr-CA"/>
              </w:rPr>
              <w:t>Haute priorité</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46D78E" w14:textId="77777777" w:rsidR="006A2A72" w:rsidRDefault="00917EAC">
            <w:pPr>
              <w:jc w:val="center"/>
              <w:rPr>
                <w:sz w:val="18"/>
                <w:szCs w:val="18"/>
                <w:lang w:val="fr-CA"/>
              </w:rPr>
            </w:pPr>
            <w:r>
              <w:rPr>
                <w:sz w:val="18"/>
                <w:szCs w:val="18"/>
                <w:lang w:val="fr-CA"/>
              </w:rPr>
              <w:t>-0,040</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C849B0" w14:textId="77777777" w:rsidR="006A2A72" w:rsidRDefault="00000000">
            <w:pPr>
              <w:jc w:val="center"/>
              <w:rPr>
                <w:sz w:val="18"/>
                <w:szCs w:val="18"/>
                <w:lang w:val="fr-CA"/>
              </w:rPr>
            </w:pPr>
            <w:r>
              <w:rPr>
                <w:sz w:val="18"/>
                <w:szCs w:val="18"/>
                <w:lang w:val="fr-CA"/>
              </w:rPr>
              <w:t>0,053</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BFBC62" w14:textId="77777777" w:rsidR="006A2A72" w:rsidRDefault="00917EAC">
            <w:pPr>
              <w:jc w:val="center"/>
              <w:rPr>
                <w:sz w:val="18"/>
                <w:szCs w:val="18"/>
                <w:lang w:val="fr-CA"/>
              </w:rPr>
            </w:pPr>
            <w:r>
              <w:rPr>
                <w:sz w:val="18"/>
                <w:szCs w:val="18"/>
                <w:lang w:val="fr-CA"/>
              </w:rPr>
              <w:t>-0,093</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8AAAE1A" w14:textId="77777777" w:rsidR="006A2A72" w:rsidRDefault="00000000">
            <w:pPr>
              <w:jc w:val="center"/>
              <w:rPr>
                <w:sz w:val="18"/>
                <w:szCs w:val="18"/>
                <w:lang w:val="fr-CA"/>
              </w:rPr>
            </w:pPr>
            <w:r>
              <w:rPr>
                <w:sz w:val="18"/>
                <w:szCs w:val="18"/>
                <w:lang w:val="fr-CA"/>
              </w:rPr>
              <w:t>0,090</w:t>
            </w:r>
          </w:p>
        </w:tc>
        <w:tc>
          <w:tcPr>
            <w:tcW w:w="1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E6059E" w14:textId="77777777" w:rsidR="006A2A72" w:rsidRDefault="00000000">
            <w:pPr>
              <w:jc w:val="center"/>
              <w:rPr>
                <w:sz w:val="18"/>
                <w:szCs w:val="18"/>
                <w:lang w:val="fr-CA"/>
              </w:rPr>
            </w:pPr>
            <w:r>
              <w:rPr>
                <w:sz w:val="18"/>
                <w:szCs w:val="18"/>
                <w:lang w:val="fr-CA"/>
              </w:rPr>
              <w:t>1 824</w:t>
            </w:r>
          </w:p>
        </w:tc>
      </w:tr>
    </w:tbl>
    <w:p w14:paraId="1CE9143A"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4B9C41F" w14:textId="77777777" w:rsidR="006A2A72" w:rsidRDefault="00000000">
      <w:pPr>
        <w:jc w:val="both"/>
        <w:rPr>
          <w:i/>
          <w:iCs/>
          <w:lang w:val="fr-CA"/>
        </w:rPr>
      </w:pPr>
      <w:r>
        <w:rPr>
          <w:i/>
          <w:iCs/>
          <w:lang w:val="fr-CA"/>
        </w:rPr>
        <w:t>Note : effets fixes provinciaux sans objet dans une province unique ; erreurs-types regroupées au niveau de la Première Nation.</w:t>
      </w:r>
    </w:p>
    <w:p w14:paraId="55A5B071" w14:textId="77777777" w:rsidR="006A2A72" w:rsidRDefault="00000000">
      <w:pPr>
        <w:jc w:val="both"/>
        <w:rPr>
          <w:lang w:val="fr-CA"/>
        </w:rPr>
      </w:pPr>
      <w:commentRangeStart w:id="166"/>
      <w:r>
        <w:rPr>
          <w:lang w:val="fr-CA"/>
        </w:rPr>
        <w:t xml:space="preserve">L’écart de haute priorité entre les deux catégories de réserves est de -14,9 points de pourcentage dans le modèle groupé estimé sur l’ensemble du pays (p &lt; 0,001), contre -9,3 points en Colombie-Britannique (p = 0,090). L’écart estimé est donc plus faible </w:t>
        <w:lastRenderedPageBreak/>
        <w:t>dans cette province. Cette comparaison ne permet toutefois pas de conclure que le résultat national provient surtout des réserves situées hors de la Colombie-Britannique. Pour le statut actif, l’écart reste positif dans cette province, où il atteint 11,7 points (p = 0,005).</w:t>
      </w:r>
      <w:commentRangeEnd w:id="166"/>
      <w:r>
        <w:rPr>
          <w:rStyle w:val="CommentReference"/>
        </w:rPr>
        <w:commentReference w:id="166"/>
      </w:r>
    </w:p>
    <w:p w14:paraId="506EB2B5" w14:textId="77777777" w:rsidR="0089432F" w:rsidRPr="00DE3DBA" w:rsidRDefault="00B624A8">
      <w:pPr>
        <w:pStyle w:val="Heading2"/>
        <w:keepNext/>
        <w:keepLines/>
        <w:rPr>
          <w:lang w:val="fr-CA"/>
        </w:rPr>
      </w:pPr>
      <w:bookmarkStart w:id="100" w:name="_Toc231927731"/>
      <w:bookmarkStart w:id="101" w:name="_Toc235283022"/>
      <w:bookmarkStart w:id="102" w:name="_Toc239784774"/>
      <w:r>
        <w:rPr>
          <w:lang w:val="fr-CA"/>
        </w:rPr>
        <w:t>4.5 Dépenses de remédiation</w:t>
      </w:r>
      <w:bookmarkEnd w:id="100"/>
      <w:bookmarkEnd w:id="101"/>
      <w:bookmarkEnd w:id="102"/>
      <w:r>
        <w:rPr>
          <w:lang w:val="fr-CA"/>
        </w:rPr>
        <w:t xml:space="preserve"> </w:t>
      </w:r>
    </w:p>
    <w:p w14:paraId="41CAAF35" w14:textId="77777777" w:rsidR="002862B5" w:rsidRDefault="00000000">
      <w:pPr>
        <w:jc w:val="both"/>
        <w:rPr>
          <w:lang w:val="fr-CA"/>
        </w:rPr>
      </w:pPr>
      <w:r>
        <w:rPr>
          <w:lang w:val="fr-CA"/>
        </w:rPr>
        <w:t>Les résultats précédents portent sur la classification des sites et leur statut administratif. Les sections 4.5 à 4.7 examinent les dépenses déclarées, la nature des contaminants et le niveau d’étape enregistré. Ces analyses descriptives permettent de mieux comprendre les différences entre les dossiers des trois groupes. Les dépenses sont notamment liées à la question des ressources disponibles, soulevée dans la motivation du projet. Elles ne permettent toutefois pas, à elles seules, de déterminer si ces ressources sont suffisantes.</w:t>
      </w:r>
    </w:p>
    <w:p w14:paraId="17B05BD9" w14:textId="77777777" w:rsidR="00EE4DA7" w:rsidRPr="00EE4DA7" w:rsidRDefault="00EE4DA7" w:rsidP="00EE4DA7">
      <w:pPr>
        <w:jc w:val="both"/>
        <w:rPr>
          <w:lang w:val="fr-CA"/>
        </w:rPr>
      </w:pPr>
      <w:r>
        <w:rPr>
          <w:lang w:val="fr-CA"/>
        </w:rPr>
        <w:t>Ces dépenses sont organisées par année financière dans les données reçues. Après avoir regroupé les doublons pour chaque site et chaque année, nous calculons une seule valeur de dépense par site et par année. Nous calculons aussi une moyenne pour les années observées.</w:t>
      </w:r>
    </w:p>
    <w:p w14:paraId="63C05445" w14:textId="77777777" w:rsidR="009B0EBC" w:rsidRDefault="009B0EBC" w:rsidP="00EE4DA7">
      <w:pPr>
        <w:jc w:val="both"/>
        <w:rPr>
          <w:lang w:val="fr-CA"/>
        </w:rPr>
      </w:pPr>
      <w:r>
        <w:rPr>
          <w:lang w:val="fr-CA"/>
        </w:rPr>
        <w:t xml:space="preserve">Les montants sont en dollars courants et ne tiennent pas compte de l’inflation. Ils ne représentent pas non plus le coût total de la remise en état d’un site. Ils portent sur 19 243 sites hors réserve et non sur 19 298, les 55 sites dont l’exercice financier n’est pas exploitable étant absents du panel de dépenses. </w:t>
      </w:r>
    </w:p>
    <w:p w14:paraId="646DBCFF" w14:textId="77777777" w:rsidR="00EE4DA7" w:rsidRPr="00EE4DA7" w:rsidRDefault="00EE4DA7" w:rsidP="00EE4DA7">
      <w:pPr>
        <w:jc w:val="both"/>
        <w:rPr>
          <w:lang w:val="fr-CA"/>
        </w:rPr>
      </w:pPr>
      <w:r>
        <w:rPr>
          <w:lang w:val="fr-CA"/>
        </w:rPr>
        <w:t>Les dépenses moyennes de remédiation sont de 75 513 $ pour les sites FNLM, 144 287 $ pour les autres réserves et 282 237 $ hors réserve. En tenant compte du nombre d’années observées par site, les moyennes sont respectivement de 8 843 $, 14 308 $ et 19 689 $ par année.</w:t>
      </w:r>
    </w:p>
    <w:p w14:paraId="60F86BFC" w14:textId="77777777" w:rsidR="00EE4DA7" w:rsidRPr="00EE4DA7" w:rsidRDefault="00EE4DA7" w:rsidP="00EE4DA7">
      <w:pPr>
        <w:jc w:val="both"/>
        <w:rPr>
          <w:lang w:val="fr-CA"/>
        </w:rPr>
      </w:pPr>
      <w:r>
        <w:rPr>
          <w:lang w:val="fr-CA"/>
        </w:rPr>
        <w:t>Pour les dépenses d’évaluation, les moyennes sont de 12 758 $, 16 476 $ et 21 083 $, soit respectivement 1 644 $, 1 956 $ et 2 561 $ par année observée.</w:t>
      </w:r>
    </w:p>
    <w:p w14:paraId="35538B39" w14:textId="77777777" w:rsidR="00EE4DA7" w:rsidRPr="00EE4DA7" w:rsidRDefault="00EE4DA7" w:rsidP="00EE4DA7">
      <w:pPr>
        <w:jc w:val="both"/>
        <w:rPr>
          <w:lang w:val="fr-CA"/>
        </w:rPr>
      </w:pPr>
      <w:r>
        <w:rPr>
          <w:lang w:val="fr-CA"/>
        </w:rPr>
        <w:t>Une dépense de remédiation positive est observée pour 11,5 % des sites FNLM, contre 20,4 % pour les autres réserves et 17,2 % pour les sites hors réserve. Parmi les sites ayant une dépense positive, la médiane est d’environ 101 324 $, 69 236 $ et 43 747 $, respectivement.</w:t>
      </w:r>
    </w:p>
    <w:p w14:paraId="6110DA07" w14:textId="77777777" w:rsidR="00394E3D" w:rsidRDefault="00394E3D">
      <w:pPr>
        <w:jc w:val="both"/>
        <w:rPr>
          <w:lang w:val="fr-CA"/>
        </w:rPr>
      </w:pPr>
    </w:p>
    <w:p w14:paraId="5E8933F4" w14:textId="77777777" w:rsidR="00394E3D" w:rsidRPr="00394E3D" w:rsidRDefault="002E69DE" w:rsidP="00394E3D">
      <w:pPr>
        <w:jc w:val="both"/>
        <w:rPr>
          <w:lang w:val="fr-CA"/>
        </w:rPr>
      </w:pPr>
      <w:r>
        <w:rPr>
          <w:lang w:val="fr-CA"/>
        </w:rPr>
        <w:t xml:space="preserve">À l’aide du tableau 18-10-0005-01 de Statistique Canada</w:t>
      </w:r>
      <w:del w:id="9024" w:author="Claude (vérification)" w:date="2026-10-01T00:00:00Z">
        <w:r>
          <w:rPr>
            <w:lang w:val="fr-CA"/>
          </w:rPr>
          <w:delText xml:space="preserve">, 2026</w:delText>
        </w:r>
      </w:del>
      <w:ins w:id="9025" w:author="Claude (vérification)" w:date="2026-10-01T00:00:00Z">
        <w:r>
          <w:rPr>
            <w:lang w:val="fr-CA"/>
          </w:rPr>
          <w:t xml:space="preserve"> (2026)</w:t>
        </w:r>
      </w:ins>
      <w:r>
        <w:rPr>
          <w:lang w:val="fr-CA"/>
        </w:rPr>
        <w:t xml:space="preserve">, nous avons aussi converti les montants en dollars de 2022 pour tenir compte de l’inflation. Les moyennes augmentent à 90 019 $ pour les sites FNLM, 176 814 $ pour les autres réserves et 335 534 $ hors réserve. L’ordre reste donc le même. L’ampleur des écarts change légèrement, car les dépenses des trois groupes ne sont pas concentrées exactement sur les mêmes années.</w:t>
      </w:r>
    </w:p>
    <w:p w14:paraId="509B09AE" w14:textId="77777777" w:rsidR="00394E3D" w:rsidRPr="00394E3D" w:rsidRDefault="002E69DE" w:rsidP="00394E3D">
      <w:pPr>
        <w:jc w:val="both"/>
        <w:rPr>
          <w:lang w:val="fr-CA"/>
        </w:rPr>
      </w:pPr>
      <w:r>
        <w:rPr>
          <w:lang w:val="fr-CA"/>
        </w:rPr>
        <w:t xml:space="preserve">Le Tableau 4.6 conserve les montants en dollars courants. Ces dépenses ne sont pas utilisées pour expliquer les variables de classification. On remarque seulement que les sites FNLM sont moins nombreux à avoir une dépense de remédiation positive (11,5 % contre 20,4 % pour les autres réserves), alors que leur part de dossiers actifs est plus élevée. </w:t>
      </w:r>
    </w:p>
    <w:p w14:paraId="66CF4395" w14:textId="77777777" w:rsidR="00394E3D" w:rsidRPr="00394E3D" w:rsidRDefault="003556AC" w:rsidP="00394E3D">
      <w:pPr>
        <w:jc w:val="both"/>
        <w:rPr>
          <w:lang w:val="fr-CA"/>
        </w:rPr>
      </w:pPr>
      <w:r>
        <w:rPr>
          <w:lang w:val="fr-CA"/>
        </w:rPr>
        <w:t>Ces différences ne permettent pas de conclure à un sous-financement des réserves ni à un effet du régime foncier sur les dépenses.</w:t>
      </w:r>
    </w:p>
    <w:p w14:paraId="38609022" w14:textId="77777777" w:rsidR="00394E3D" w:rsidRDefault="00394E3D">
      <w:pPr>
        <w:jc w:val="both"/>
        <w:rPr>
          <w:lang w:val="fr-CA"/>
        </w:rPr>
      </w:pPr>
    </w:p>
    <w:p w14:paraId="6B863C7E" w14:textId="77777777" w:rsidR="00394E3D" w:rsidRPr="00DE3DBA" w:rsidRDefault="00394E3D">
      <w:pPr>
        <w:jc w:val="both"/>
        <w:rPr>
          <w:lang w:val="fr-CA"/>
        </w:rPr>
      </w:pPr>
    </w:p>
    <w:p w14:paraId="17CBAD4E" w14:textId="77777777" w:rsidR="00F627A2" w:rsidRPr="00DE3DBA" w:rsidRDefault="00B624A8">
      <w:pPr>
        <w:pStyle w:val="Heading3"/>
        <w:keepNext/>
        <w:rPr>
          <w:lang w:val="fr-CA"/>
        </w:rPr>
      </w:pPr>
      <w:bookmarkStart w:id="103" w:name="_Toc239784775"/>
      <w:r>
        <w:rPr>
          <w:lang w:val="fr-CA"/>
        </w:rPr>
        <w:t>4.5.1 Distribution des dépenses</w:t>
      </w:r>
      <w:bookmarkEnd w:id="103"/>
    </w:p>
    <w:p w14:paraId="7BC442CD" w14:textId="77777777" w:rsidR="00F627A2" w:rsidRDefault="00B624A8" w:rsidP="008441F3">
      <w:pPr>
        <w:jc w:val="both"/>
        <w:rPr>
          <w:lang w:val="fr-CA"/>
        </w:rPr>
      </w:pPr>
      <w:r>
        <w:rPr>
          <w:lang w:val="fr-CA"/>
        </w:rPr>
        <w:t>Une moyenne unique ne décrit pas adéquatement les dépenses du FCSI puisque la distribution combine de nombreux zéros, des valeurs manquantes et un petit nombre de projets très coûteux. Quatre mesures sont donc présentées ensemble, soit la somme nominale moyenne par site, la moyenne par exercice où le site est observé, la proportion de sites avec une dépense positive et la médiane parmi les montants positifs. Chacune répond à une question différente et aucune ne constitue, isolément, une mesure de financement adéquat.</w:t>
      </w:r>
    </w:p>
    <w:p w14:paraId="3343BEE4" w14:textId="77777777" w:rsidR="005C3006" w:rsidRPr="00DE3DBA" w:rsidRDefault="005C3006" w:rsidP="008441F3">
      <w:pPr>
        <w:jc w:val="both"/>
        <w:rPr>
          <w:lang w:val="fr-CA"/>
        </w:rPr>
      </w:pPr>
    </w:p>
    <w:p w14:paraId="48FEF397" w14:textId="77777777" w:rsidR="00F627A2" w:rsidRPr="00DE3DBA" w:rsidRDefault="00B624A8">
      <w:pPr>
        <w:pStyle w:val="Lgendetableau"/>
        <w:rPr>
          <w:sz w:val="24"/>
          <w:szCs w:val="24"/>
          <w:lang w:val="fr-CA"/>
        </w:rPr>
      </w:pPr>
      <w:r>
        <w:rPr>
          <w:sz w:val="24"/>
          <w:szCs w:val="24"/>
          <w:lang w:val="fr-CA"/>
        </w:rPr>
        <w:t>Tableau 4.6 : Distribution des dépenses de remédiation déclarées</w:t>
      </w:r>
    </w:p>
    <w:p w14:paraId="77D3BB9F" w14:textId="77777777" w:rsidR="00FE2375" w:rsidRPr="00DE3DBA" w:rsidRDefault="00FE2375">
      <w:pPr>
        <w:keepNext/>
        <w:rPr>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3400"/>
        <w:gridCol w:w="1872"/>
        <w:gridCol w:w="2200"/>
        <w:gridCol w:w="2016"/>
      </w:tblGrid>
      <w:tr w:rsidR="00F627A2" w:rsidRPr="00DE3DBA" w14:paraId="42922393" w14:textId="77777777">
        <w:trPr>
          <w:cantSplit/>
          <w:tblHeader/>
          <w:jc w:val="center"/>
        </w:trPr>
        <w:tc>
          <w:tcPr>
            <w:tcW w:w="3384"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10D1C5D1" w14:textId="77777777" w:rsidR="00F627A2" w:rsidRPr="00DE3DBA" w:rsidRDefault="00B624A8">
            <w:r>
              <w:rPr>
                <w:b/>
                <w:sz w:val="18"/>
                <w:szCs w:val="18"/>
              </w:rPr>
              <w:t>Mesure</w:t>
            </w:r>
          </w:p>
        </w:tc>
        <w:tc>
          <w:tcPr>
            <w:tcW w:w="1872"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5A9E8A90" w14:textId="77777777" w:rsidR="00F627A2" w:rsidRPr="00DE3DBA" w:rsidRDefault="00B624A8">
            <w:pPr>
              <w:jc w:val="center"/>
            </w:pPr>
            <w:r>
              <w:rPr>
                <w:b/>
                <w:sz w:val="18"/>
                <w:szCs w:val="18"/>
              </w:rPr>
              <w:t>FNLM</w:t>
            </w:r>
          </w:p>
        </w:tc>
        <w:tc>
          <w:tcPr>
            <w:tcW w:w="2088"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0F369387" w14:textId="77777777" w:rsidR="00F627A2" w:rsidRPr="00DE3DBA" w:rsidRDefault="00B624A8">
            <w:pPr>
              <w:jc w:val="center"/>
            </w:pPr>
            <w:r>
              <w:rPr>
                <w:b/>
                <w:sz w:val="18"/>
                <w:szCs w:val="18"/>
              </w:rPr>
              <w:t>Autres réserves</w:t>
            </w:r>
          </w:p>
        </w:tc>
        <w:tc>
          <w:tcPr>
            <w:tcW w:w="2016" w:type="dxa"/>
            <w:tcBorders>
              <w:top w:val="single" w:sz="2" w:space="0" w:color="999999"/>
              <w:left w:val="single" w:sz="2" w:space="0" w:color="999999"/>
              <w:bottom w:val="single" w:sz="2" w:space="0" w:color="999999"/>
              <w:right w:val="single" w:sz="2" w:space="0" w:color="999999"/>
            </w:tcBorders>
            <w:shd w:val="clear" w:color="auto" w:fill="D5E8F0"/>
            <w:tcMar>
              <w:top w:w="35" w:type="dxa"/>
              <w:left w:w="90" w:type="dxa"/>
              <w:bottom w:w="35" w:type="dxa"/>
              <w:right w:w="90" w:type="dxa"/>
            </w:tcMar>
            <w:vAlign w:val="center"/>
          </w:tcPr>
          <w:p w14:paraId="3BC65405" w14:textId="77777777" w:rsidR="00F627A2" w:rsidRPr="00DE3DBA" w:rsidRDefault="00B624A8">
            <w:pPr>
              <w:jc w:val="center"/>
            </w:pPr>
            <w:r>
              <w:rPr>
                <w:b/>
                <w:sz w:val="18"/>
                <w:szCs w:val="18"/>
              </w:rPr>
              <w:t>Hors réserve</w:t>
            </w:r>
          </w:p>
        </w:tc>
      </w:tr>
      <w:tr w:rsidR="00F627A2" w:rsidRPr="00DE3DBA" w14:paraId="74276F24"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7B6B9D7C" w14:textId="77777777" w:rsidR="00F627A2" w:rsidRPr="00DE3DBA" w:rsidRDefault="00B624A8">
            <w:pPr>
              <w:rPr>
                <w:lang w:val="fr-CA"/>
              </w:rPr>
            </w:pPr>
            <w:r>
              <w:rPr>
                <w:sz w:val="18"/>
                <w:szCs w:val="18"/>
                <w:lang w:val="fr-CA"/>
              </w:rPr>
              <w:t>Somme nominale moyenne par site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6A858B24" w14:textId="77777777" w:rsidR="00F627A2" w:rsidRPr="00DE3DBA" w:rsidRDefault="00B624A8">
            <w:pPr>
              <w:jc w:val="center"/>
            </w:pPr>
            <w:r>
              <w:rPr>
                <w:sz w:val="18"/>
                <w:szCs w:val="18"/>
              </w:rPr>
              <w:t>75 513 $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2037CFE7" w14:textId="77777777" w:rsidR="00F627A2" w:rsidRPr="00DE3DBA" w:rsidRDefault="00B624A8">
            <w:pPr>
              <w:jc w:val="center"/>
            </w:pPr>
            <w:r>
              <w:rPr>
                <w:sz w:val="18"/>
                <w:szCs w:val="18"/>
              </w:rPr>
              <w:t>144 287 $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82F9302" w14:textId="77777777" w:rsidR="00F627A2" w:rsidRPr="00DE3DBA" w:rsidRDefault="00B624A8">
            <w:pPr>
              <w:jc w:val="center"/>
            </w:pPr>
            <w:r>
              <w:rPr>
                <w:sz w:val="18"/>
                <w:szCs w:val="18"/>
              </w:rPr>
              <w:t>282 237 $</w:t>
            </w:r>
          </w:p>
        </w:tc>
      </w:tr>
      <w:tr w:rsidR="00F627A2" w:rsidRPr="00DE3DBA" w14:paraId="2950643B"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27DFB9DB" w14:textId="77777777" w:rsidR="00F627A2" w:rsidRPr="00DE3DBA" w:rsidRDefault="00B624A8">
            <w:r>
              <w:rPr>
                <w:sz w:val="18"/>
                <w:szCs w:val="18"/>
              </w:rPr>
              <w:lastRenderedPageBreak/>
              <w:t>Moyenne par exercice observé</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CE9D11D" w14:textId="77777777" w:rsidR="00F627A2" w:rsidRPr="00DE3DBA" w:rsidRDefault="00B624A8">
            <w:pPr>
              <w:jc w:val="center"/>
            </w:pPr>
            <w:r>
              <w:rPr>
                <w:sz w:val="18"/>
                <w:szCs w:val="18"/>
              </w:rPr>
              <w:t>8 843 $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108151C" w14:textId="77777777" w:rsidR="00F627A2" w:rsidRPr="00DE3DBA" w:rsidRDefault="00B624A8">
            <w:pPr>
              <w:jc w:val="center"/>
            </w:pPr>
            <w:r>
              <w:rPr>
                <w:sz w:val="18"/>
                <w:szCs w:val="18"/>
              </w:rPr>
              <w:t>14 308 $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6E1EA943" w14:textId="77777777" w:rsidR="00F627A2" w:rsidRPr="00DE3DBA" w:rsidRDefault="00B624A8">
            <w:pPr>
              <w:jc w:val="center"/>
            </w:pPr>
            <w:r>
              <w:rPr>
                <w:sz w:val="18"/>
                <w:szCs w:val="18"/>
              </w:rPr>
              <w:t>19 689 $</w:t>
            </w:r>
          </w:p>
        </w:tc>
      </w:tr>
      <w:tr w:rsidR="00F627A2" w:rsidRPr="00DE3DBA" w14:paraId="15E5D5D2"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C21ECB3" w14:textId="77777777" w:rsidR="00F627A2" w:rsidRPr="00DE3DBA" w:rsidRDefault="00B624A8">
            <w:pPr>
              <w:rPr>
                <w:lang w:val="fr-CA"/>
              </w:rPr>
            </w:pPr>
            <w:r>
              <w:rPr>
                <w:sz w:val="18"/>
                <w:szCs w:val="18"/>
                <w:lang w:val="fr-CA"/>
              </w:rPr>
              <w:t>Sites avec une dépense positive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C824A86" w14:textId="77777777" w:rsidR="00F627A2" w:rsidRPr="00DE3DBA" w:rsidRDefault="00B624A8">
            <w:pPr>
              <w:jc w:val="center"/>
            </w:pPr>
            <w:r>
              <w:rPr>
                <w:sz w:val="18"/>
                <w:szCs w:val="18"/>
              </w:rPr>
              <w:t>11,5 %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7D71B2B2" w14:textId="77777777" w:rsidR="00F627A2" w:rsidRPr="00DE3DBA" w:rsidRDefault="00B624A8">
            <w:pPr>
              <w:jc w:val="center"/>
            </w:pPr>
            <w:r>
              <w:rPr>
                <w:sz w:val="18"/>
                <w:szCs w:val="18"/>
              </w:rPr>
              <w:t>20,4 %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DE14377" w14:textId="77777777" w:rsidR="00F627A2" w:rsidRPr="00DE3DBA" w:rsidRDefault="00B624A8">
            <w:pPr>
              <w:jc w:val="center"/>
            </w:pPr>
            <w:r>
              <w:rPr>
                <w:sz w:val="18"/>
                <w:szCs w:val="18"/>
              </w:rPr>
              <w:t>17,2 %</w:t>
            </w:r>
          </w:p>
        </w:tc>
      </w:tr>
      <w:tr w:rsidR="00F627A2" w:rsidRPr="00DE3DBA" w14:paraId="20C07BEC"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2D488580" w14:textId="77777777" w:rsidR="00F627A2" w:rsidRPr="00DE3DBA" w:rsidRDefault="00B624A8">
            <w:pPr>
              <w:rPr>
                <w:lang w:val="fr-CA"/>
              </w:rPr>
            </w:pPr>
            <w:r>
              <w:rPr>
                <w:sz w:val="18"/>
                <w:szCs w:val="18"/>
                <w:lang w:val="fr-CA"/>
              </w:rPr>
              <w:t>Médiane si la dépense est positive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236396B" w14:textId="77777777" w:rsidR="00F627A2" w:rsidRPr="00DE3DBA" w:rsidRDefault="00B624A8">
            <w:pPr>
              <w:jc w:val="center"/>
            </w:pPr>
            <w:r>
              <w:rPr>
                <w:sz w:val="18"/>
                <w:szCs w:val="18"/>
              </w:rPr>
              <w:t>101 324 $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0545A760" w14:textId="77777777" w:rsidR="00F627A2" w:rsidRPr="00DE3DBA" w:rsidRDefault="00B624A8">
            <w:pPr>
              <w:jc w:val="center"/>
            </w:pPr>
            <w:r>
              <w:rPr>
                <w:sz w:val="18"/>
                <w:szCs w:val="18"/>
              </w:rPr>
              <w:t>69 236 $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5C32B7C2" w14:textId="77777777" w:rsidR="00F627A2" w:rsidRPr="00DE3DBA" w:rsidRDefault="00B624A8">
            <w:pPr>
              <w:jc w:val="center"/>
            </w:pPr>
            <w:r>
              <w:rPr>
                <w:sz w:val="18"/>
                <w:szCs w:val="18"/>
              </w:rPr>
              <w:t>43 747 $</w:t>
            </w:r>
          </w:p>
        </w:tc>
      </w:tr>
      <w:tr w:rsidR="00F627A2" w:rsidRPr="00DE3DBA" w14:paraId="0B42F645" w14:textId="77777777">
        <w:trPr>
          <w:cantSplit/>
          <w:jc w:val="center"/>
        </w:trPr>
        <w:tc>
          <w:tcPr>
            <w:tcW w:w="3384"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35EDC89" w14:textId="77777777" w:rsidR="00F627A2" w:rsidRPr="00DE3DBA" w:rsidRDefault="00B624A8">
            <w:r>
              <w:rPr>
                <w:sz w:val="18"/>
                <w:szCs w:val="18"/>
              </w:rPr>
              <w:t>Évaluation : moyenne par exercice</w:t>
            </w:r>
          </w:p>
        </w:tc>
        <w:tc>
          <w:tcPr>
            <w:tcW w:w="1872"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393F3868" w14:textId="77777777" w:rsidR="00F627A2" w:rsidRPr="00DE3DBA" w:rsidRDefault="00B624A8">
            <w:pPr>
              <w:jc w:val="center"/>
            </w:pPr>
            <w:r>
              <w:rPr>
                <w:sz w:val="18"/>
                <w:szCs w:val="18"/>
              </w:rPr>
              <w:t>1 644 $</w:t>
            </w:r>
          </w:p>
        </w:tc>
        <w:tc>
          <w:tcPr>
            <w:tcW w:w="2088"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4963AFF1" w14:textId="77777777" w:rsidR="00F627A2" w:rsidRPr="00DE3DBA" w:rsidRDefault="00B624A8">
            <w:pPr>
              <w:jc w:val="center"/>
            </w:pPr>
            <w:r>
              <w:rPr>
                <w:sz w:val="18"/>
                <w:szCs w:val="18"/>
              </w:rPr>
              <w:t>1 956 $</w:t>
            </w:r>
          </w:p>
        </w:tc>
        <w:tc>
          <w:tcPr>
            <w:tcW w:w="2016" w:type="dxa"/>
            <w:tcBorders>
              <w:top w:val="single" w:sz="2" w:space="0" w:color="999999"/>
              <w:left w:val="single" w:sz="2" w:space="0" w:color="999999"/>
              <w:bottom w:val="single" w:sz="2" w:space="0" w:color="999999"/>
              <w:right w:val="single" w:sz="2" w:space="0" w:color="999999"/>
            </w:tcBorders>
            <w:tcMar>
              <w:top w:w="35" w:type="dxa"/>
              <w:left w:w="90" w:type="dxa"/>
              <w:bottom w:w="35" w:type="dxa"/>
              <w:right w:w="90" w:type="dxa"/>
            </w:tcMar>
            <w:vAlign w:val="center"/>
          </w:tcPr>
          <w:p w14:paraId="1061994E" w14:textId="77777777" w:rsidR="00F627A2" w:rsidRPr="00DE3DBA" w:rsidRDefault="00B624A8">
            <w:pPr>
              <w:jc w:val="center"/>
            </w:pPr>
            <w:r>
              <w:rPr>
                <w:sz w:val="18"/>
                <w:szCs w:val="18"/>
              </w:rPr>
              <w:t>2 561 $</w:t>
            </w:r>
          </w:p>
        </w:tc>
      </w:tr>
      <w:tr w:rsidR="006A2A72" w14:paraId="48E02ABF" w14:textId="77777777">
        <w:trPr>
          <w:cantSplit/>
          <w:jc w:val="center"/>
        </w:trPr>
        <w:tc>
          <w:tcPr>
            <w:tcW w:w="3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EE59A2" w14:textId="77777777" w:rsidR="006A2A72" w:rsidRDefault="00000000">
            <w:pPr>
              <w:jc w:val="center"/>
              <w:rPr>
                <w:sz w:val="18"/>
                <w:szCs w:val="18"/>
                <w:lang w:val="fr-CA"/>
              </w:rPr>
            </w:pPr>
            <w:r>
              <w:rPr>
                <w:sz w:val="18"/>
                <w:szCs w:val="18"/>
                <w:lang w:val="fr-CA"/>
              </w:rPr>
              <w:t>Évaluation : sites avec une dépense positive</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CF167E8" w14:textId="77777777" w:rsidR="006A2A72" w:rsidRDefault="00000000">
            <w:pPr>
              <w:jc w:val="center"/>
              <w:rPr>
                <w:sz w:val="18"/>
                <w:szCs w:val="18"/>
                <w:lang w:val="fr-CA"/>
              </w:rPr>
            </w:pPr>
            <w:r>
              <w:rPr>
                <w:sz w:val="18"/>
                <w:szCs w:val="18"/>
                <w:lang w:val="fr-CA"/>
              </w:rPr>
              <w:t>41,3 %</w:t>
            </w:r>
          </w:p>
        </w:tc>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2BF0C5" w14:textId="77777777" w:rsidR="006A2A72" w:rsidRDefault="00000000">
            <w:pPr>
              <w:jc w:val="center"/>
              <w:rPr>
                <w:sz w:val="18"/>
                <w:szCs w:val="18"/>
                <w:lang w:val="fr-CA"/>
              </w:rPr>
            </w:pPr>
            <w:r>
              <w:rPr>
                <w:sz w:val="18"/>
                <w:szCs w:val="18"/>
                <w:lang w:val="fr-CA"/>
              </w:rPr>
              <w:t>49,8 %</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4C085F6" w14:textId="77777777" w:rsidR="006A2A72" w:rsidRDefault="00000000">
            <w:pPr>
              <w:jc w:val="center"/>
              <w:rPr>
                <w:sz w:val="18"/>
                <w:szCs w:val="18"/>
                <w:lang w:val="fr-CA"/>
              </w:rPr>
            </w:pPr>
            <w:r>
              <w:rPr>
                <w:sz w:val="18"/>
                <w:szCs w:val="18"/>
                <w:lang w:val="fr-CA"/>
              </w:rPr>
              <w:t>52,4 %</w:t>
            </w:r>
          </w:p>
        </w:tc>
      </w:tr>
      <w:tr w:rsidR="006A2A72" w14:paraId="43F6F5F1" w14:textId="77777777">
        <w:trPr>
          <w:cantSplit/>
          <w:jc w:val="center"/>
        </w:trPr>
        <w:tc>
          <w:tcPr>
            <w:tcW w:w="3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D4CF4E" w14:textId="77777777" w:rsidR="006A2A72" w:rsidRDefault="00000000">
            <w:pPr>
              <w:jc w:val="center"/>
              <w:rPr>
                <w:sz w:val="18"/>
                <w:szCs w:val="18"/>
                <w:lang w:val="fr-CA"/>
              </w:rPr>
            </w:pPr>
            <w:r>
              <w:rPr>
                <w:sz w:val="18"/>
                <w:szCs w:val="18"/>
                <w:lang w:val="fr-CA"/>
              </w:rPr>
              <w:t>Évaluation : médiane si la dépense est positive</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21CF16" w14:textId="77777777" w:rsidR="006A2A72" w:rsidRDefault="00000000">
            <w:pPr>
              <w:jc w:val="center"/>
              <w:rPr>
                <w:sz w:val="18"/>
                <w:szCs w:val="18"/>
                <w:lang w:val="fr-CA"/>
              </w:rPr>
            </w:pPr>
            <w:r>
              <w:rPr>
                <w:sz w:val="18"/>
                <w:szCs w:val="18"/>
                <w:lang w:val="fr-CA"/>
              </w:rPr>
              <w:t>12 853 $</w:t>
            </w:r>
          </w:p>
        </w:tc>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123A1C" w14:textId="77777777" w:rsidR="006A2A72" w:rsidRDefault="00000000">
            <w:pPr>
              <w:jc w:val="center"/>
              <w:rPr>
                <w:sz w:val="18"/>
                <w:szCs w:val="18"/>
                <w:lang w:val="fr-CA"/>
              </w:rPr>
            </w:pPr>
            <w:r>
              <w:rPr>
                <w:sz w:val="18"/>
                <w:szCs w:val="18"/>
                <w:lang w:val="fr-CA"/>
              </w:rPr>
              <w:t>6 189 $</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B4C2A13" w14:textId="77777777" w:rsidR="006A2A72" w:rsidRDefault="00000000">
            <w:pPr>
              <w:jc w:val="center"/>
              <w:rPr>
                <w:sz w:val="18"/>
                <w:szCs w:val="18"/>
                <w:lang w:val="fr-CA"/>
              </w:rPr>
            </w:pPr>
            <w:r>
              <w:rPr>
                <w:sz w:val="18"/>
                <w:szCs w:val="18"/>
                <w:lang w:val="fr-CA"/>
              </w:rPr>
              <w:t>10 000 $</w:t>
            </w:r>
          </w:p>
        </w:tc>
      </w:tr>
    </w:tbl>
    <w:p w14:paraId="7445ECA0" w14:textId="77777777" w:rsidR="001D1E59" w:rsidRDefault="00000000">
      <w:pPr>
        <w:spacing w:after="180" w:line="240" w:lineRule="auto"/>
        <w:rPr>
          <w:sz w:val="18"/>
          <w:szCs w:val="18"/>
          <w:lang w:val="fr-CA"/>
        </w:rPr>
      </w:pPr>
      <w:r>
        <w:rPr>
          <w:sz w:val="18"/>
          <w:szCs w:val="18"/>
          <w:lang w:val="fr-CA"/>
        </w:rPr>
        <w:t xml:space="preserve">Source : calculs à partir du FCSI (Secrétariat du Conseil du Trésor du Canada, 2023) et de la liste du LABRC (2026).</w:t>
      </w:r>
    </w:p>
    <w:p w14:paraId="39939A4E" w14:textId="77777777" w:rsidR="00FE2375" w:rsidRPr="00DE3DBA" w:rsidRDefault="00FE2375" w:rsidP="008441F3">
      <w:pPr>
        <w:jc w:val="both"/>
        <w:rPr>
          <w:lang w:val="fr-CA"/>
        </w:rPr>
      </w:pPr>
    </w:p>
    <w:p w14:paraId="6E9376A1" w14:textId="77777777" w:rsidR="00506DB1" w:rsidRDefault="00506DB1" w:rsidP="00506DB1">
      <w:pPr>
        <w:jc w:val="both"/>
        <w:rPr>
          <w:lang w:val="fr-CA"/>
        </w:rPr>
      </w:pPr>
      <w:r>
        <w:rPr>
          <w:lang w:val="fr-CA"/>
        </w:rPr>
        <w:t>Les deux premières lignes montrent que les dépenses moyennes sont plus faibles sur les réserves. Cependant, ces chiffres ne tiennent pas compte de plusieurs facteurs, comme la durée d’observation, la superficie des sites, le type de contaminant ou leur complexité technique.</w:t>
      </w:r>
    </w:p>
    <w:p w14:paraId="2A3AE597" w14:textId="77777777" w:rsidR="00506DB1" w:rsidRDefault="00506DB1" w:rsidP="00506DB1">
      <w:pPr>
        <w:jc w:val="both"/>
        <w:rPr>
          <w:lang w:val="fr-CA"/>
        </w:rPr>
      </w:pPr>
      <w:r>
        <w:rPr>
          <w:lang w:val="fr-CA"/>
        </w:rPr>
        <w:t>La moyenne par année permet de réduire une partie de la différence liée à la durée d’observation, mais elle ne rend pas les dépenses parfaitement comparables. Une année présente dans les données ne signifie pas nécessairement que la même quantité de travaux a été réalisée pour chaque site.</w:t>
      </w:r>
    </w:p>
    <w:p w14:paraId="3086A94C" w14:textId="77777777" w:rsidR="00506DB1" w:rsidRPr="00506DB1" w:rsidRDefault="00506DB1" w:rsidP="00506DB1">
      <w:pPr>
        <w:jc w:val="both"/>
        <w:rPr>
          <w:lang w:val="fr-CA"/>
        </w:rPr>
      </w:pPr>
    </w:p>
    <w:p w14:paraId="3919A17A" w14:textId="77777777" w:rsidR="00506DB1" w:rsidRPr="00506DB1" w:rsidRDefault="00506DB1" w:rsidP="00506DB1">
      <w:pPr>
        <w:jc w:val="both"/>
        <w:rPr>
          <w:lang w:val="fr-CA"/>
        </w:rPr>
      </w:pPr>
      <w:r>
        <w:rPr>
          <w:lang w:val="fr-CA"/>
        </w:rPr>
        <w:t>La proportion de sites avec une dépense positive et la médiane nuancent ce constat. Les sites FNLM sont moins nombreux à afficher une dépense positive, mais lorsqu’une dépense est enregistrée, leur montant médian est le plus élevé. Les dépenses d’évaluation suivent le même profil, avec une médiane de 12 853 $ dans le groupe FNLM contre 6 189 $ dans les autres réserves, pour une part de sites avec dépense positive plus faible. On ne peut donc pas dire simplement que les sites FNLM reçoivent « moins d’argent par projet ». Les différences peuvent dépendre de la probabilité qu’une dépense soit enregistrée, du moment où elle est enregistrée, du choix des projets pris en charge et de quelques dépenses particulièrement élevées.</w:t>
      </w:r>
    </w:p>
    <w:p w14:paraId="27548922" w14:textId="77777777" w:rsidR="008D7F71" w:rsidRDefault="008D7F71" w:rsidP="008D7F71">
      <w:pPr>
        <w:jc w:val="both"/>
        <w:rPr>
          <w:lang w:val="fr-CA"/>
        </w:rPr>
      </w:pPr>
      <w:r>
        <w:rPr>
          <w:lang w:val="fr-CA"/>
        </w:rPr>
        <w:lastRenderedPageBreak/>
        <w:t>Une comparaison des ressources supposerait aussi de tenir compte des besoins de chaque site, comme le coût prévu de la remédiation, le niveau de risque, la taille du site, la quantité de sols ou d’eau touchés, l’étape du dossier et les responsabilités financières. Toutes ces informations ne sont pas disponibles dans les données.</w:t>
      </w:r>
    </w:p>
    <w:p w14:paraId="711D9F96" w14:textId="77777777" w:rsidR="008D7F71" w:rsidRPr="008D7F71" w:rsidRDefault="008D7F71" w:rsidP="008D7F71">
      <w:pPr>
        <w:jc w:val="both"/>
        <w:rPr>
          <w:lang w:val="fr-CA"/>
        </w:rPr>
      </w:pPr>
    </w:p>
    <w:p w14:paraId="18802D37" w14:textId="77777777" w:rsidR="00F627A2" w:rsidRPr="00DE3DBA" w:rsidRDefault="008D7F71" w:rsidP="008441F3">
      <w:pPr>
        <w:jc w:val="both"/>
        <w:rPr>
          <w:lang w:val="fr-CA"/>
        </w:rPr>
      </w:pPr>
      <w:r>
        <w:rPr>
          <w:lang w:val="fr-CA"/>
        </w:rPr>
        <w:t>Ces montants donnent une indication des dépenses enregistrées, sans mesurer les ressources réellement consacrées à chaque site.</w:t>
      </w:r>
    </w:p>
    <w:p w14:paraId="085343DE" w14:textId="77777777" w:rsidR="0089432F" w:rsidRPr="00DE3DBA" w:rsidRDefault="00B624A8">
      <w:pPr>
        <w:pStyle w:val="Heading2"/>
        <w:keepNext/>
        <w:keepLines/>
        <w:rPr>
          <w:lang w:val="fr-CA"/>
        </w:rPr>
      </w:pPr>
      <w:bookmarkStart w:id="104" w:name="_Toc231927732"/>
      <w:bookmarkStart w:id="105" w:name="_Toc235283023"/>
      <w:bookmarkStart w:id="106" w:name="_Toc239784776"/>
      <w:r>
        <w:rPr>
          <w:lang w:val="fr-CA"/>
        </w:rPr>
        <w:t>4.6 Nature des contaminants</w:t>
      </w:r>
      <w:bookmarkEnd w:id="104"/>
      <w:bookmarkEnd w:id="105"/>
      <w:bookmarkEnd w:id="106"/>
    </w:p>
    <w:p w14:paraId="7D5F478E" w14:textId="77777777" w:rsidR="002862B5" w:rsidRDefault="00000000">
      <w:pPr>
        <w:jc w:val="both"/>
        <w:rPr>
          <w:lang w:val="fr-CA"/>
        </w:rPr>
      </w:pPr>
      <w:r>
        <w:rPr>
          <w:lang w:val="fr-CA"/>
        </w:rPr>
        <w:t>La nature des contaminants apporte aussi un élément de comparaison. Les groupes peuvent présenter des problèmes environnementaux différents, ce qui doit être pris en compte lorsqu’on interprète leurs différences de dépenses et de classification. Cette section décrit donc les contaminants recensés, sans chercher à mesurer leur effet sur les dépenses.</w:t>
      </w:r>
    </w:p>
    <w:p w14:paraId="4B48FD5C" w14:textId="77777777" w:rsidR="0089432F" w:rsidRPr="00DE3DBA" w:rsidRDefault="00B624A8">
      <w:pPr>
        <w:jc w:val="both"/>
        <w:rPr>
          <w:lang w:val="fr-CA"/>
        </w:rPr>
      </w:pPr>
      <w:r>
        <w:rPr>
          <w:lang w:val="fr-CA"/>
        </w:rPr>
        <w:t xml:space="preserve">Le FCSI documente la nature des contaminants présents sur chaque site via la variable </w:t>
      </w:r>
      <w:r>
        <w:rPr>
          <w:i/>
          <w:iCs/>
          <w:lang w:val="fr-CA"/>
        </w:rPr>
        <w:t>mediumcontaminants</w:t>
      </w:r>
      <w:r>
        <w:rPr>
          <w:lang w:val="fr-CA"/>
        </w:rPr>
        <w:t>, qui combine le type de contaminant et le milieu affecté (sol, eau souterraine, sédiments, etc.). Le tableau ci-dessous présente la distribution des principaux types de contaminants par catégorie de site, pour les sites où cette information est disponible.</w:t>
      </w:r>
    </w:p>
    <w:p w14:paraId="4A2C861E" w14:textId="77777777" w:rsidR="0089432F" w:rsidRPr="00F228E1" w:rsidRDefault="00B624A8">
      <w:pPr>
        <w:pStyle w:val="Lgendetableau"/>
        <w:spacing w:after="100" w:line="360" w:lineRule="auto"/>
        <w:jc w:val="center"/>
        <w:rPr>
          <w:sz w:val="24"/>
          <w:szCs w:val="24"/>
          <w:lang w:val="fr-CA"/>
        </w:rPr>
      </w:pPr>
      <w:r>
        <w:rPr>
          <w:sz w:val="24"/>
          <w:szCs w:val="24"/>
          <w:lang w:val="fr-CA"/>
        </w:rPr>
        <w:t>Tableau 4.7 : Présence de familles de contaminants par catégorie de site (%)</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3361"/>
        <w:gridCol w:w="1999"/>
        <w:gridCol w:w="2000"/>
        <w:gridCol w:w="2000"/>
      </w:tblGrid>
      <w:tr w:rsidR="0089432F" w:rsidRPr="00DE3DBA" w14:paraId="676394B4" w14:textId="77777777">
        <w:trPr>
          <w:cantSplit/>
          <w:tblHeader/>
          <w:jc w:val="center"/>
        </w:trPr>
        <w:tc>
          <w:tcPr>
            <w:tcW w:w="336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2922029E" w14:textId="77777777" w:rsidR="00F627A2" w:rsidRPr="00DE3DBA" w:rsidRDefault="00B624A8">
            <w:r>
              <w:rPr>
                <w:b/>
                <w:sz w:val="18"/>
                <w:szCs w:val="18"/>
              </w:rPr>
              <w:t>Famille de contaminants</w:t>
            </w:r>
          </w:p>
        </w:tc>
        <w:tc>
          <w:tcPr>
            <w:tcW w:w="19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8CB3973" w14:textId="77777777" w:rsidR="00F627A2" w:rsidRPr="00DE3DBA" w:rsidRDefault="00B624A8">
            <w:pPr>
              <w:jc w:val="center"/>
            </w:pPr>
            <w:r>
              <w:rPr>
                <w:b/>
                <w:sz w:val="18"/>
                <w:szCs w:val="18"/>
              </w:rPr>
              <w:t>FNLM</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767A048" w14:textId="77777777" w:rsidR="00F627A2" w:rsidRPr="00DE3DBA" w:rsidRDefault="00B624A8">
            <w:pPr>
              <w:jc w:val="center"/>
            </w:pPr>
            <w:r>
              <w:rPr>
                <w:b/>
                <w:sz w:val="18"/>
                <w:szCs w:val="18"/>
              </w:rPr>
              <w:t>Réserve sans FNLM</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D7CCA23" w14:textId="77777777" w:rsidR="00F627A2" w:rsidRPr="00DE3DBA" w:rsidRDefault="00B624A8">
            <w:pPr>
              <w:jc w:val="center"/>
            </w:pPr>
            <w:r>
              <w:rPr>
                <w:b/>
                <w:sz w:val="18"/>
                <w:szCs w:val="18"/>
              </w:rPr>
              <w:t>Hors réserve</w:t>
            </w:r>
          </w:p>
        </w:tc>
      </w:tr>
      <w:tr w:rsidR="0089432F" w:rsidRPr="00DE3DBA" w14:paraId="0CEECAFC"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24C9E1F" w14:textId="77777777" w:rsidR="00F627A2" w:rsidRPr="00DE3DBA" w:rsidRDefault="00B624A8">
            <w:r>
              <w:rPr>
                <w:sz w:val="18"/>
                <w:szCs w:val="18"/>
              </w:rPr>
              <w:t>Hydrocarbures pétroliers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5AF836" w14:textId="77777777" w:rsidR="00F627A2" w:rsidRPr="00DE3DBA" w:rsidRDefault="00B624A8">
            <w:pPr>
              <w:jc w:val="center"/>
            </w:pPr>
            <w:r>
              <w:rPr>
                <w:sz w:val="18"/>
                <w:szCs w:val="18"/>
              </w:rPr>
              <w:t>60,3</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F0E74A" w14:textId="77777777" w:rsidR="00F627A2" w:rsidRPr="00DE3DBA" w:rsidRDefault="00B624A8">
            <w:pPr>
              <w:jc w:val="center"/>
            </w:pPr>
            <w:r>
              <w:rPr>
                <w:sz w:val="18"/>
                <w:szCs w:val="18"/>
              </w:rPr>
              <w:t>73,1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E5DA27" w14:textId="77777777" w:rsidR="00F627A2" w:rsidRPr="00DE3DBA" w:rsidRDefault="00B624A8">
            <w:pPr>
              <w:jc w:val="center"/>
            </w:pPr>
            <w:r>
              <w:rPr>
                <w:sz w:val="18"/>
                <w:szCs w:val="18"/>
              </w:rPr>
              <w:t>44,5</w:t>
            </w:r>
          </w:p>
        </w:tc>
      </w:tr>
      <w:tr w:rsidR="0089432F" w:rsidRPr="00DE3DBA" w14:paraId="3D4C8440"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FEDDD98" w14:textId="77777777" w:rsidR="00F627A2" w:rsidRPr="00DE3DBA" w:rsidRDefault="00B624A8">
            <w:r>
              <w:rPr>
                <w:sz w:val="18"/>
                <w:szCs w:val="18"/>
              </w:rPr>
              <w:t>Métaux et métalloïdes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35AF077" w14:textId="77777777" w:rsidR="00F627A2" w:rsidRPr="00DE3DBA" w:rsidRDefault="00B624A8">
            <w:pPr>
              <w:jc w:val="center"/>
            </w:pPr>
            <w:r>
              <w:rPr>
                <w:sz w:val="18"/>
                <w:szCs w:val="18"/>
              </w:rPr>
              <w:t>41,5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2C7D819" w14:textId="77777777" w:rsidR="00F627A2" w:rsidRPr="00DE3DBA" w:rsidRDefault="00B624A8">
            <w:pPr>
              <w:jc w:val="center"/>
            </w:pPr>
            <w:r>
              <w:rPr>
                <w:sz w:val="18"/>
                <w:szCs w:val="18"/>
              </w:rPr>
              <w:t>27,8</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7BA333C" w14:textId="77777777" w:rsidR="00F627A2" w:rsidRPr="00DE3DBA" w:rsidRDefault="00B624A8">
            <w:pPr>
              <w:jc w:val="center"/>
            </w:pPr>
            <w:r>
              <w:rPr>
                <w:sz w:val="18"/>
                <w:szCs w:val="18"/>
              </w:rPr>
              <w:t>67,3</w:t>
            </w:r>
          </w:p>
        </w:tc>
      </w:tr>
      <w:tr w:rsidR="0089432F" w:rsidRPr="00DE3DBA" w14:paraId="6781504F"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7A640A" w14:textId="77777777" w:rsidR="00F627A2" w:rsidRPr="00DE3DBA" w:rsidRDefault="00B624A8">
            <w:r>
              <w:rPr>
                <w:sz w:val="18"/>
                <w:szCs w:val="18"/>
              </w:rPr>
              <w:t>Hydrocarbures aromatiques polycycliques (HAP)</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5CB6D6" w14:textId="77777777" w:rsidR="00F627A2" w:rsidRPr="00DE3DBA" w:rsidRDefault="00B624A8">
            <w:pPr>
              <w:jc w:val="center"/>
            </w:pPr>
            <w:r>
              <w:rPr>
                <w:sz w:val="18"/>
                <w:szCs w:val="18"/>
              </w:rPr>
              <w:t>48,1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DF1C77" w14:textId="77777777" w:rsidR="00F627A2" w:rsidRPr="00DE3DBA" w:rsidRDefault="00B624A8">
            <w:pPr>
              <w:jc w:val="center"/>
            </w:pPr>
            <w:r>
              <w:rPr>
                <w:sz w:val="18"/>
                <w:szCs w:val="18"/>
              </w:rPr>
              <w:t>48,0</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53CA36" w14:textId="77777777" w:rsidR="00F627A2" w:rsidRPr="00DE3DBA" w:rsidRDefault="00B624A8">
            <w:pPr>
              <w:jc w:val="center"/>
            </w:pPr>
            <w:r>
              <w:rPr>
                <w:sz w:val="18"/>
                <w:szCs w:val="18"/>
              </w:rPr>
              <w:t>36,1</w:t>
            </w:r>
          </w:p>
        </w:tc>
      </w:tr>
      <w:tr w:rsidR="0089432F" w:rsidRPr="00DE3DBA" w14:paraId="371F2A40"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6F2C69B" w14:textId="77777777" w:rsidR="00F627A2" w:rsidRPr="00DE3DBA" w:rsidRDefault="00B624A8">
            <w:r>
              <w:rPr>
                <w:sz w:val="18"/>
                <w:szCs w:val="18"/>
              </w:rPr>
              <w:t>Information disponible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ABA1555" w14:textId="77777777" w:rsidR="00F627A2" w:rsidRPr="00DE3DBA" w:rsidRDefault="00B624A8">
            <w:pPr>
              <w:jc w:val="center"/>
            </w:pPr>
            <w:r>
              <w:rPr>
                <w:sz w:val="18"/>
                <w:szCs w:val="18"/>
              </w:rPr>
              <w:t>70,5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D11C5F" w14:textId="77777777" w:rsidR="00F627A2" w:rsidRPr="00DE3DBA" w:rsidRDefault="00B624A8">
            <w:pPr>
              <w:jc w:val="center"/>
            </w:pPr>
            <w:r>
              <w:rPr>
                <w:sz w:val="18"/>
                <w:szCs w:val="18"/>
              </w:rPr>
              <w:t>65,5</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43A2EB8" w14:textId="77777777" w:rsidR="00F627A2" w:rsidRPr="00DE3DBA" w:rsidRDefault="00B624A8">
            <w:pPr>
              <w:jc w:val="center"/>
            </w:pPr>
            <w:r>
              <w:rPr>
                <w:sz w:val="18"/>
                <w:szCs w:val="18"/>
              </w:rPr>
              <w:t>49,1</w:t>
            </w:r>
          </w:p>
        </w:tc>
      </w:tr>
    </w:tbl>
    <w:p w14:paraId="41A4B82F"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73AC23B" w14:textId="77777777" w:rsidR="0072088D" w:rsidRDefault="0072088D">
      <w:pPr>
        <w:pStyle w:val="Lecturetableau"/>
        <w:spacing w:line="360" w:lineRule="auto"/>
        <w:jc w:val="both"/>
        <w:rPr>
          <w:b/>
          <w:color w:val="auto"/>
          <w:lang w:val="fr-CA"/>
        </w:rPr>
      </w:pPr>
    </w:p>
    <w:p w14:paraId="543A457F" w14:textId="77777777" w:rsidR="0072088D" w:rsidRDefault="00B624A8">
      <w:pPr>
        <w:pStyle w:val="Lecturetableau"/>
        <w:spacing w:line="360" w:lineRule="auto"/>
        <w:jc w:val="both"/>
        <w:rPr>
          <w:color w:val="auto"/>
          <w:lang w:val="fr-CA"/>
        </w:rPr>
      </w:pPr>
      <w:r>
        <w:rPr>
          <w:color w:val="auto"/>
          <w:lang w:val="fr-CA"/>
        </w:rPr>
        <w:t xml:space="preserve">Les pourcentages sont calculés parmi les sites où le champ </w:t>
      </w:r>
      <w:r>
        <w:rPr>
          <w:i/>
          <w:iCs/>
          <w:color w:val="auto"/>
          <w:lang w:val="fr-CA"/>
        </w:rPr>
        <w:t>mediumcontaminants</w:t>
      </w:r>
      <w:r>
        <w:rPr>
          <w:color w:val="auto"/>
          <w:lang w:val="fr-CA"/>
        </w:rPr>
        <w:t xml:space="preserve"> est renseigné, soit 798 sites FNLM, 2 208 autres sites sur réserve et 9 473 sites hors réserve. Comme un même site peut contenir plusieurs familles de contaminants, les colonnes ne totalisent pas 100 %. Les hydrocarbures pétroliers sont plus fréquents dans les autres réserves, tandis que les métaux et métalloïdes sont particulièrement présents hors réserve. Les HAP ont une fréquence presque identique dans les deux groupes sur réserve. </w:t>
      </w:r>
    </w:p>
    <w:p w14:paraId="5A8900D6" w14:textId="77777777" w:rsidR="0089432F" w:rsidRDefault="00B624A8">
      <w:pPr>
        <w:jc w:val="both"/>
        <w:rPr>
          <w:lang w:val="fr-CA"/>
        </w:rPr>
      </w:pPr>
      <w:r>
        <w:rPr>
          <w:lang w:val="fr-CA"/>
        </w:rPr>
        <w:t>Parmi les sites renseignés, les hydrocarbures pétroliers apparaissent dans 60,3 % des sites FNLM, 73,1 % des autres sites sur réserve et 44,5 % des sites hors réserve. Les métaux ou métalloïdes apparaissent dans 41,5 %, 27,8 % et 67,3 % des sites ; les HAP dans 48,1 %, 48,0 % et 36,1 %. Un même site peut appartenir à plusieurs catégories. La couverture du champ diffère fortement, avec 70,5 % dans le groupe FNLM, 65,5 % dans les autres réserves et 49,1 % hors réserve. Les comparaisons de composition peuvent donc être influencées par les données manquantes. Aucune conclusion générale sur le coût de remédiation n’est tirée du type de contaminant seul.</w:t>
      </w:r>
    </w:p>
    <w:p w14:paraId="54F1FA91" w14:textId="77777777" w:rsidR="0072088D" w:rsidRDefault="00B624A8">
      <w:pPr>
        <w:pStyle w:val="Lecturetableau"/>
        <w:spacing w:line="360" w:lineRule="auto"/>
        <w:jc w:val="both"/>
        <w:rPr>
          <w:color w:val="auto"/>
          <w:lang w:val="fr-CA"/>
        </w:rPr>
      </w:pPr>
      <w:r>
        <w:rPr>
          <w:color w:val="auto"/>
          <w:lang w:val="fr-CA"/>
        </w:rPr>
        <w:t>La dernière ligne indique la disponibilité de l’information dans chaque groupe. Comme cette disponibilité varie de 49,1 % hors réserve à 70,5 % dans le groupe FNLM, les proportions rapportées restent des estimations. Le tableau décrit la composition des sites renseignés, non la prévalence des contaminants dans l’ensemble des territoires.</w:t>
      </w:r>
    </w:p>
    <w:p w14:paraId="62266AEF" w14:textId="77777777" w:rsidR="00FE70BA" w:rsidRPr="00DE3DBA" w:rsidRDefault="00FE70BA">
      <w:pPr>
        <w:jc w:val="both"/>
        <w:rPr>
          <w:lang w:val="fr-CA"/>
        </w:rPr>
      </w:pPr>
    </w:p>
    <w:p w14:paraId="76E13FFE" w14:textId="77777777" w:rsidR="0089432F" w:rsidRPr="00DE3DBA" w:rsidRDefault="00B624A8">
      <w:pPr>
        <w:pStyle w:val="Heading2"/>
        <w:keepNext/>
        <w:keepLines/>
        <w:rPr>
          <w:lang w:val="fr-CA"/>
        </w:rPr>
      </w:pPr>
      <w:bookmarkStart w:id="107" w:name="_Toc231927733"/>
      <w:bookmarkStart w:id="108" w:name="_Toc235283024"/>
      <w:bookmarkStart w:id="109" w:name="_Toc239784777"/>
      <w:r>
        <w:rPr>
          <w:lang w:val="fr-CA"/>
        </w:rPr>
        <w:t>4.7 Niveau d’étape enregistré</w:t>
      </w:r>
      <w:bookmarkEnd w:id="107"/>
      <w:bookmarkEnd w:id="108"/>
      <w:bookmarkEnd w:id="109"/>
    </w:p>
    <w:p w14:paraId="3A60E610" w14:textId="77777777" w:rsidR="002862B5" w:rsidRDefault="00000000">
      <w:pPr>
        <w:jc w:val="both"/>
        <w:rPr>
          <w:lang w:val="fr-CA"/>
        </w:rPr>
      </w:pPr>
      <w:r>
        <w:rPr>
          <w:lang w:val="fr-CA"/>
        </w:rPr>
        <w:t>La proportion plus élevée de dossiers actifs dans le groupe FNLM ne permet pas de savoir où ces dossiers se situent dans le processus de gestion. Nous examinons donc le niveau d’étape enregistré pour compléter cette comparaison. Cette variable décrit la position administrative des dossiers, sans mesurer directement la vitesse ou la qualité des travaux.</w:t>
      </w:r>
    </w:p>
    <w:p w14:paraId="3266D825" w14:textId="77777777" w:rsidR="004B545F" w:rsidRPr="004B545F" w:rsidRDefault="004B545F">
      <w:pPr>
        <w:jc w:val="both"/>
        <w:rPr>
          <w:lang w:val="fr-CA"/>
        </w:rPr>
      </w:pPr>
      <w:r>
        <w:rPr>
          <w:lang w:val="fr-CA"/>
        </w:rPr>
        <w:t xml:space="preserve">Le FCSI utilise dix étapes pour indiquer où en est le traitement administratif d’un site, de son identification jusqu’à la confirmation des travaux de remédiation et à la fermeture du dossier. La variable </w:t>
      </w:r>
      <w:r>
        <w:rPr>
          <w:i/>
          <w:iCs/>
          <w:lang w:val="fr-CA"/>
        </w:rPr>
        <w:t>higheststepcompleted</w:t>
      </w:r>
      <w:r>
        <w:rPr>
          <w:lang w:val="fr-CA"/>
        </w:rPr>
        <w:t xml:space="preserve"> correspond à l’étape la plus élevée enregistrée pour le site. Une valeur élevée indique généralement un dossier plus avancé, mais elle ne mesure pas directement l’ampleur des travaux réalisés ni une progression régulière dans le temps.</w:t>
      </w:r>
    </w:p>
    <w:p w14:paraId="2E7EBF3C" w14:textId="77777777" w:rsidR="0089432F" w:rsidRPr="00DE3DBA" w:rsidRDefault="00B624A8">
      <w:pPr>
        <w:jc w:val="both"/>
        <w:rPr>
          <w:lang w:val="fr-CA"/>
        </w:rPr>
      </w:pPr>
      <w:r>
        <w:rPr>
          <w:lang w:val="fr-CA"/>
        </w:rPr>
        <w:lastRenderedPageBreak/>
        <w:t>Parmi les sites dont l’étape est renseignée, la valeur moyenne enregistrée est de 4,32 pour le groupe FNLM, 4,52 pour les autres sites sur réserve et 3,86 hors réserve. La proportion dont la valeur est égale ou supérieure à 9 est de 18,7 %, 23,9 % et 11,1 %. Les 55 valeurs manquantes, toutes hors réserve, sont exclues de ces calculs.</w:t>
      </w:r>
    </w:p>
    <w:p w14:paraId="4F7B38B0" w14:textId="77777777" w:rsidR="0089432F" w:rsidRPr="00076F52" w:rsidRDefault="00B624A8">
      <w:pPr>
        <w:jc w:val="both"/>
        <w:rPr>
          <w:lang w:val="fr-CA"/>
        </w:rPr>
      </w:pPr>
      <w:r>
        <w:rPr>
          <w:lang w:val="fr-CA"/>
        </w:rPr>
        <w:t xml:space="preserve">Dans le panel des sites sur réserve, la valeur de higheststepcompleted diminue d’une année à l’autre à 390 reprises, pour 377 sites sur les 4 503 sites sur réserve. Toutefois, ces diminutions ne signifient pas nécessairement que les travaux ont reculé, car elles peuvent venir d’une correction ou d’un reclassement administratif. Ainsi, comme certains sites ou certaines années sont absents des données, cette variable ne permet pas de suivre l’évolution réelle des travaux dans le temps.</w:t>
      </w:r>
    </w:p>
    <w:p w14:paraId="453A9440" w14:textId="77777777" w:rsidR="0089432F" w:rsidRPr="00DE3DBA" w:rsidRDefault="00B624A8">
      <w:pPr>
        <w:pStyle w:val="Heading2"/>
        <w:keepNext/>
        <w:keepLines/>
        <w:rPr>
          <w:lang w:val="fr-CA"/>
        </w:rPr>
      </w:pPr>
      <w:bookmarkStart w:id="110" w:name="_Toc231927734"/>
      <w:bookmarkStart w:id="111" w:name="_Toc235283025"/>
      <w:bookmarkStart w:id="112" w:name="_Toc239784778"/>
      <w:r>
        <w:rPr>
          <w:lang w:val="fr-CA"/>
        </w:rPr>
        <w:t>4.8 Analyses de robustesse</w:t>
      </w:r>
      <w:bookmarkEnd w:id="110"/>
      <w:bookmarkEnd w:id="111"/>
      <w:bookmarkEnd w:id="112"/>
    </w:p>
    <w:p w14:paraId="73562CB2" w14:textId="77777777" w:rsidR="00076F52" w:rsidRPr="00076F52" w:rsidRDefault="00076F52" w:rsidP="00076F52">
      <w:pPr>
        <w:jc w:val="both"/>
        <w:rPr>
          <w:lang w:val="fr-CA"/>
        </w:rPr>
      </w:pPr>
      <w:r>
        <w:rPr>
          <w:lang w:val="fr-CA"/>
        </w:rPr>
        <w:t>Les vérifications suivantes examinent si les résultats changent lorsque les hypothèses du modèle sont modifiées.</w:t>
      </w:r>
      <w:bookmarkStart w:id="113" w:name="_Toc235283026"/>
      <w:r>
        <w:rPr>
          <w:lang w:val="fr-CA"/>
        </w:rPr>
        <w:t xml:space="preserve"> Elles portent notamment sur le calcul des erreurs-types, la forme du modèle, l’appariement des données, la pondération des Premières Nations, l’organisation fédérale responsable du site et l’utilisation des données dans le temps.</w:t>
      </w:r>
    </w:p>
    <w:p w14:paraId="4BFD9383" w14:textId="77777777" w:rsidR="00076F52" w:rsidRPr="00076F52" w:rsidRDefault="00076F52" w:rsidP="00076F52">
      <w:pPr>
        <w:jc w:val="both"/>
        <w:rPr>
          <w:lang w:val="fr-CA"/>
        </w:rPr>
      </w:pPr>
      <w:r>
        <w:rPr>
          <w:lang w:val="fr-CA"/>
        </w:rPr>
        <w:t>Toutes ces analyses servent à vérifier la robustesse des résultats, et non à établir un effet causal. Les vérifications transversales reprennent les trois variables étudiées en faisant varier les hypothèses du modèle. L’extension temporelle de la section 4.8.6 utilise plutôt le niveau d’étape enregistré, puisque les classifications et le statut ne varient pas dans le panel.</w:t>
      </w:r>
    </w:p>
    <w:p w14:paraId="5A10E354" w14:textId="77777777" w:rsidR="0089432F" w:rsidRPr="00DE3DBA" w:rsidRDefault="00B624A8" w:rsidP="00076F52">
      <w:pPr>
        <w:pStyle w:val="Heading3"/>
        <w:jc w:val="both"/>
        <w:rPr>
          <w:lang w:val="fr-CA"/>
        </w:rPr>
        <w:pPrChange w:id="9089" w:author="Claude (vérification)" w:date="2026-10-01T00:00:00Z">
          <w:pPr>
            <w:jc w:val="both"/>
          </w:pPr>
        </w:pPrChange>
      </w:pPr>
      <w:r>
        <w:rPr>
          <w:lang w:val="fr-CA"/>
        </w:rPr>
        <w:t>4.8.1 Modèles non linéaires : probit et logit</w:t>
      </w:r>
      <w:bookmarkEnd w:id="113"/>
    </w:p>
    <w:p w14:paraId="54EDE614" w14:textId="77777777" w:rsidR="00076F52" w:rsidRPr="00076F52" w:rsidRDefault="00076F52" w:rsidP="00076F52">
      <w:pPr>
        <w:jc w:val="both"/>
        <w:rPr>
          <w:lang w:val="fr-CA"/>
        </w:rPr>
      </w:pPr>
      <w:r>
        <w:rPr>
          <w:lang w:val="fr-CA"/>
        </w:rPr>
        <w:t xml:space="preserve">Le modèle de probabilité linéaire a certaines limites. Il peut produire des probabilités inférieures à 0 ou supérieures à 1, et il suppose une relation linéaire qui n’est pas toujours réaliste. Pour vérifier si les résultats dépendent de ce choix, nous avons utilisé un probit et un logit pour estimer les modèles avec effets fixes provinciaux. </w:t>
      </w:r>
    </w:p>
    <w:p w14:paraId="45A081EE" w14:textId="77777777" w:rsidR="00076F52" w:rsidRPr="00DE3DBA" w:rsidRDefault="00076F52">
      <w:pPr>
        <w:jc w:val="both"/>
        <w:rPr>
          <w:lang w:val="fr-CA"/>
        </w:rPr>
      </w:pPr>
      <w:r>
        <w:rPr>
          <w:lang w:val="fr-CA"/>
        </w:rPr>
        <w:t xml:space="preserve">Le Tableau 4.8 présente les effets marginaux moyens. Ils indiquent de combien la probabilité prédite change, en moyenne, lorsqu’une variable passe de 0 à 1. Cela permet de les comparer directement aux coefficients du modèle linéaire.</w:t>
      </w:r>
    </w:p>
    <w:p w14:paraId="39A55A2F" w14:textId="77777777" w:rsidR="0089432F" w:rsidRPr="00DE3DBA" w:rsidRDefault="00B624A8">
      <w:pPr>
        <w:pStyle w:val="Lgendetableau"/>
        <w:spacing w:after="100" w:line="360" w:lineRule="auto"/>
        <w:jc w:val="center"/>
        <w:rPr>
          <w:sz w:val="24"/>
          <w:szCs w:val="24"/>
          <w:lang w:val="fr-CA"/>
        </w:rPr>
      </w:pPr>
      <w:r>
        <w:rPr>
          <w:sz w:val="24"/>
          <w:szCs w:val="24"/>
          <w:lang w:val="fr-CA"/>
        </w:rPr>
        <w:lastRenderedPageBreak/>
        <w:t>Tableau 4.8 : Effets marginaux moyens des modèles probit et logit</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5571B571" w14:textId="77777777" w:rsidTr="00E44995">
        <w:trPr>
          <w:cantSplit/>
          <w:tblHeader/>
          <w:jc w:val="center"/>
        </w:trPr>
        <w:tc>
          <w:tcPr>
            <w:tcW w:w="282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78184EF"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ED57FB7" w14:textId="77777777" w:rsidR="00F627A2" w:rsidRPr="00DE3DBA" w:rsidRDefault="00B624A8">
            <w:pPr>
              <w:jc w:val="center"/>
            </w:pPr>
            <w:r>
              <w:rPr>
                <w:b/>
                <w:sz w:val="18"/>
                <w:szCs w:val="18"/>
              </w:rPr>
              <w:t>Priorité (probit)</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F9186D7" w14:textId="77777777" w:rsidR="00F627A2" w:rsidRPr="00DE3DBA" w:rsidRDefault="00B624A8">
            <w:pPr>
              <w:jc w:val="center"/>
            </w:pPr>
            <w:r>
              <w:rPr>
                <w:b/>
                <w:sz w:val="18"/>
                <w:szCs w:val="18"/>
              </w:rPr>
              <w:t>Priorité (logit)</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CEECD82" w14:textId="77777777" w:rsidR="00F627A2" w:rsidRPr="00DE3DBA" w:rsidRDefault="00B624A8">
            <w:pPr>
              <w:jc w:val="center"/>
            </w:pPr>
            <w:r>
              <w:rPr>
                <w:b/>
                <w:sz w:val="18"/>
                <w:szCs w:val="18"/>
              </w:rPr>
              <w:t>Actif (probit)</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04EC12F" w14:textId="77777777" w:rsidR="00F627A2" w:rsidRPr="00DE3DBA" w:rsidRDefault="00B624A8">
            <w:pPr>
              <w:jc w:val="center"/>
            </w:pPr>
            <w:r>
              <w:rPr>
                <w:b/>
                <w:sz w:val="18"/>
                <w:szCs w:val="18"/>
              </w:rPr>
              <w:t>Actif (logit)</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855CA17" w14:textId="77777777" w:rsidR="00F627A2" w:rsidRPr="00DE3DBA" w:rsidRDefault="00B624A8">
            <w:pPr>
              <w:jc w:val="center"/>
            </w:pPr>
            <w:r>
              <w:rPr>
                <w:b/>
                <w:sz w:val="18"/>
                <w:szCs w:val="18"/>
              </w:rPr>
              <w:t>Haute (probit)</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E36C008" w14:textId="77777777" w:rsidR="00F627A2" w:rsidRPr="00DE3DBA" w:rsidRDefault="00B624A8">
            <w:pPr>
              <w:jc w:val="center"/>
            </w:pPr>
            <w:r>
              <w:rPr>
                <w:b/>
                <w:sz w:val="18"/>
                <w:szCs w:val="18"/>
              </w:rPr>
              <w:t>Haute (logit)</w:t>
            </w:r>
          </w:p>
        </w:tc>
      </w:tr>
      <w:tr w:rsidR="0089432F" w:rsidRPr="00DE3DBA" w14:paraId="6C8A5CF0"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4A9548"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64DADD7" w14:textId="77777777" w:rsidR="00F627A2" w:rsidRPr="00DE3DBA" w:rsidRDefault="00B624A8">
            <w:pPr>
              <w:jc w:val="center"/>
            </w:pPr>
            <w:r>
              <w:rPr>
                <w:sz w:val="18"/>
                <w:szCs w:val="18"/>
              </w:rPr>
              <w:t>0,125***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D130446" w14:textId="77777777" w:rsidR="00F627A2" w:rsidRPr="00DE3DBA" w:rsidRDefault="00B624A8">
            <w:pPr>
              <w:jc w:val="center"/>
            </w:pPr>
            <w:r>
              <w:rPr>
                <w:sz w:val="18"/>
                <w:szCs w:val="18"/>
              </w:rPr>
              <w:t>0,126***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D97ABF2" w14:textId="77777777" w:rsidR="00F627A2" w:rsidRPr="00DE3DBA" w:rsidRDefault="00B624A8">
            <w:pPr>
              <w:jc w:val="center"/>
            </w:pPr>
            <w:r>
              <w:rPr>
                <w:sz w:val="18"/>
                <w:szCs w:val="18"/>
              </w:rPr>
              <w:t>0,206***</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EAC5DCC" w14:textId="77777777" w:rsidR="00F627A2" w:rsidRPr="00DE3DBA" w:rsidRDefault="00B624A8">
            <w:pPr>
              <w:jc w:val="center"/>
            </w:pPr>
            <w:r>
              <w:rPr>
                <w:sz w:val="18"/>
                <w:szCs w:val="18"/>
              </w:rPr>
              <w:t>0,209***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59730C0" w14:textId="77777777" w:rsidR="00F627A2" w:rsidRPr="00DE3DBA" w:rsidRDefault="00B624A8">
            <w:pPr>
              <w:jc w:val="center"/>
            </w:pPr>
            <w:r>
              <w:rPr>
                <w:sz w:val="18"/>
                <w:szCs w:val="18"/>
              </w:rPr>
              <w:t>0,010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4362731" w14:textId="77777777" w:rsidR="00F627A2" w:rsidRPr="00DE3DBA" w:rsidRDefault="00B624A8">
            <w:pPr>
              <w:jc w:val="center"/>
            </w:pPr>
            <w:r>
              <w:rPr>
                <w:sz w:val="18"/>
                <w:szCs w:val="18"/>
              </w:rPr>
              <w:t>0,008</w:t>
            </w:r>
          </w:p>
        </w:tc>
      </w:tr>
      <w:tr w:rsidR="0089432F" w:rsidRPr="00DE3DBA" w14:paraId="57DA7F37"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31C50BC"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52055A" w14:textId="77777777" w:rsidR="00F627A2" w:rsidRPr="00DE3DBA" w:rsidRDefault="00B624A8">
            <w:pPr>
              <w:jc w:val="center"/>
            </w:pPr>
            <w:r>
              <w:rPr>
                <w:sz w:val="18"/>
                <w:szCs w:val="18"/>
              </w:rPr>
              <w:t>(0,025)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A42B5C"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6201DD9" w14:textId="77777777" w:rsidR="00F627A2" w:rsidRPr="00DE3DBA" w:rsidRDefault="00B624A8">
            <w:pPr>
              <w:jc w:val="center"/>
            </w:pPr>
            <w:r>
              <w:rPr>
                <w:sz w:val="18"/>
                <w:szCs w:val="18"/>
              </w:rPr>
              <w:t>(0,029)</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25D4DD"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B64039D" w14:textId="77777777" w:rsidR="00F627A2" w:rsidRPr="00DE3DBA" w:rsidRDefault="00B624A8">
            <w:pPr>
              <w:jc w:val="center"/>
            </w:pPr>
            <w:r>
              <w:rPr>
                <w:sz w:val="18"/>
                <w:szCs w:val="18"/>
              </w:rPr>
              <w:t>(0,025)</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6EB9C5D" w14:textId="77777777" w:rsidR="00F627A2" w:rsidRPr="00DE3DBA" w:rsidRDefault="00B624A8">
            <w:pPr>
              <w:jc w:val="center"/>
            </w:pPr>
            <w:r>
              <w:rPr>
                <w:sz w:val="18"/>
                <w:szCs w:val="18"/>
              </w:rPr>
              <w:t>(0,024)</w:t>
            </w:r>
          </w:p>
        </w:tc>
      </w:tr>
      <w:tr w:rsidR="0089432F" w:rsidRPr="00DE3DBA" w14:paraId="3D26E714"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44F3C3E"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C6F982" w14:textId="77777777" w:rsidR="00F627A2" w:rsidRPr="00DE3DBA" w:rsidRDefault="00B624A8">
            <w:pPr>
              <w:jc w:val="center"/>
            </w:pPr>
            <w:r>
              <w:rPr>
                <w:sz w:val="18"/>
                <w:szCs w:val="18"/>
              </w:rPr>
              <w:t>0,150***</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25EA1C1" w14:textId="77777777" w:rsidR="00F627A2" w:rsidRPr="00DE3DBA" w:rsidRDefault="00B624A8">
            <w:pPr>
              <w:jc w:val="center"/>
            </w:pPr>
            <w:r>
              <w:rPr>
                <w:sz w:val="18"/>
                <w:szCs w:val="18"/>
              </w:rPr>
              <w:t>0,153***</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370456E" w14:textId="77777777" w:rsidR="00F627A2" w:rsidRPr="00DE3DBA" w:rsidRDefault="00B624A8">
            <w:pPr>
              <w:jc w:val="center"/>
            </w:pPr>
            <w:r>
              <w:rPr>
                <w:sz w:val="18"/>
                <w:szCs w:val="18"/>
              </w:rPr>
              <w:t>0,086***</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24380B" w14:textId="77777777" w:rsidR="00F627A2" w:rsidRPr="00DE3DBA" w:rsidRDefault="00B624A8">
            <w:pPr>
              <w:jc w:val="center"/>
            </w:pPr>
            <w:r>
              <w:rPr>
                <w:sz w:val="18"/>
                <w:szCs w:val="18"/>
              </w:rPr>
              <w:t>0,086***</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986E8D7" w14:textId="77777777" w:rsidR="00F627A2" w:rsidRPr="00DE3DBA" w:rsidRDefault="00B624A8">
            <w:pPr>
              <w:jc w:val="center"/>
            </w:pPr>
            <w:r>
              <w:rPr>
                <w:sz w:val="18"/>
                <w:szCs w:val="18"/>
              </w:rPr>
              <w:t>0,138***</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79F810E" w14:textId="77777777" w:rsidR="00F627A2" w:rsidRPr="00DE3DBA" w:rsidRDefault="00B624A8">
            <w:pPr>
              <w:jc w:val="center"/>
            </w:pPr>
            <w:r>
              <w:rPr>
                <w:sz w:val="18"/>
                <w:szCs w:val="18"/>
              </w:rPr>
              <w:t>0,129***</w:t>
            </w:r>
          </w:p>
        </w:tc>
      </w:tr>
      <w:tr w:rsidR="0089432F" w:rsidRPr="00DE3DBA" w14:paraId="0769E002"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87BC0CF" w14:textId="77777777" w:rsidR="00F627A2" w:rsidRPr="00DE3DBA" w:rsidRDefault="00F627A2"/>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A0972B" w14:textId="77777777" w:rsidR="00F627A2" w:rsidRPr="00DE3DBA" w:rsidRDefault="00B624A8">
            <w:pPr>
              <w:jc w:val="center"/>
            </w:pPr>
            <w:r>
              <w:rPr>
                <w:sz w:val="18"/>
                <w:szCs w:val="18"/>
              </w:rPr>
              <w:t>(0,014)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1D441E2"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F05F34"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E814181" w14:textId="77777777" w:rsidR="00F627A2" w:rsidRPr="00DE3DBA" w:rsidRDefault="00B624A8">
            <w:pPr>
              <w:jc w:val="center"/>
            </w:pPr>
            <w:r>
              <w:rPr>
                <w:sz w:val="18"/>
                <w:szCs w:val="18"/>
              </w:rPr>
              <w:t>(0,014)</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FBAD61F" w14:textId="77777777" w:rsidR="00F627A2" w:rsidRPr="00DE3DBA" w:rsidRDefault="00B624A8">
            <w:pPr>
              <w:jc w:val="center"/>
            </w:pPr>
            <w:r>
              <w:rPr>
                <w:sz w:val="18"/>
                <w:szCs w:val="18"/>
              </w:rPr>
              <w:t>(0,020)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DB51816" w14:textId="77777777" w:rsidR="00F627A2" w:rsidRPr="00DE3DBA" w:rsidRDefault="00B624A8">
            <w:pPr>
              <w:jc w:val="center"/>
            </w:pPr>
            <w:r>
              <w:rPr>
                <w:sz w:val="18"/>
                <w:szCs w:val="18"/>
              </w:rPr>
              <w:t>(0,019)</w:t>
            </w:r>
          </w:p>
        </w:tc>
      </w:tr>
      <w:tr w:rsidR="0089432F" w:rsidRPr="00DE3DBA" w14:paraId="1DFEDEE4"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3C3624E"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9EF8F0" w14:textId="77777777" w:rsidR="00F627A2" w:rsidRPr="00DE3DBA" w:rsidRDefault="00B624A8">
            <w:pPr>
              <w:jc w:val="center"/>
            </w:pPr>
            <w:r>
              <w:rPr>
                <w:sz w:val="18"/>
                <w:szCs w:val="18"/>
              </w:rPr>
              <w:t>Oui</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2C10EA4"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35B825F" w14:textId="77777777" w:rsidR="00F627A2" w:rsidRPr="00DE3DBA" w:rsidRDefault="00B624A8">
            <w:pPr>
              <w:jc w:val="center"/>
            </w:pPr>
            <w:r>
              <w:rPr>
                <w:sz w:val="18"/>
                <w:szCs w:val="18"/>
              </w:rPr>
              <w:t>Oui</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8A5335B"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4AFF06B" w14:textId="77777777" w:rsidR="00F627A2" w:rsidRPr="00DE3DBA" w:rsidRDefault="00B624A8">
            <w:pPr>
              <w:jc w:val="center"/>
            </w:pPr>
            <w:r>
              <w:rPr>
                <w:sz w:val="18"/>
                <w:szCs w:val="18"/>
              </w:rPr>
              <w:t>Oui</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CA701DA" w14:textId="77777777" w:rsidR="00F627A2" w:rsidRPr="00DE3DBA" w:rsidRDefault="00B624A8">
            <w:pPr>
              <w:jc w:val="center"/>
            </w:pPr>
            <w:r>
              <w:rPr>
                <w:sz w:val="18"/>
                <w:szCs w:val="18"/>
              </w:rPr>
              <w:t>Oui</w:t>
            </w:r>
          </w:p>
        </w:tc>
      </w:tr>
      <w:tr w:rsidR="0089432F" w:rsidRPr="00DE3DBA" w14:paraId="06F1D094"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B98A5F" w14:textId="77777777" w:rsidR="00F627A2" w:rsidRPr="00DE3DBA" w:rsidRDefault="00B624A8">
            <w:r>
              <w:rPr>
                <w:sz w:val="18"/>
                <w:szCs w:val="18"/>
              </w:rPr>
              <w:t>Pseudo-R²</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FE4B88" w14:textId="77777777" w:rsidR="00F627A2" w:rsidRPr="00DE3DBA" w:rsidRDefault="00B624A8">
            <w:pPr>
              <w:jc w:val="center"/>
            </w:pPr>
            <w:r>
              <w:rPr>
                <w:sz w:val="18"/>
                <w:szCs w:val="18"/>
              </w:rPr>
              <w:t>0,035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A48543" w14:textId="77777777" w:rsidR="00F627A2" w:rsidRPr="00DE3DBA" w:rsidRDefault="00B624A8">
            <w:pPr>
              <w:jc w:val="center"/>
            </w:pPr>
            <w:r>
              <w:rPr>
                <w:sz w:val="18"/>
                <w:szCs w:val="18"/>
              </w:rPr>
              <w:t>0,035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199218D" w14:textId="77777777" w:rsidR="00F627A2" w:rsidRPr="00DE3DBA" w:rsidRDefault="00B624A8">
            <w:pPr>
              <w:jc w:val="center"/>
            </w:pPr>
            <w:r>
              <w:rPr>
                <w:sz w:val="18"/>
                <w:szCs w:val="18"/>
              </w:rPr>
              <w:t>0,038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A8D944" w14:textId="77777777" w:rsidR="00F627A2" w:rsidRPr="00DE3DBA" w:rsidRDefault="00B624A8">
            <w:pPr>
              <w:jc w:val="center"/>
            </w:pPr>
            <w:r>
              <w:rPr>
                <w:sz w:val="18"/>
                <w:szCs w:val="18"/>
              </w:rPr>
              <w:t>0,038</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AA3E4A4" w14:textId="77777777" w:rsidR="00F627A2" w:rsidRPr="00DE3DBA" w:rsidRDefault="00B624A8">
            <w:pPr>
              <w:jc w:val="center"/>
            </w:pPr>
            <w:r>
              <w:rPr>
                <w:sz w:val="18"/>
                <w:szCs w:val="18"/>
              </w:rPr>
              <w:t>0,089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C872060" w14:textId="77777777" w:rsidR="00F627A2" w:rsidRPr="00DE3DBA" w:rsidRDefault="00B624A8">
            <w:pPr>
              <w:jc w:val="center"/>
            </w:pPr>
            <w:r>
              <w:rPr>
                <w:sz w:val="18"/>
                <w:szCs w:val="18"/>
              </w:rPr>
              <w:t>0,088</w:t>
            </w:r>
          </w:p>
        </w:tc>
      </w:tr>
      <w:tr w:rsidR="0089432F" w:rsidRPr="00DE3DBA" w14:paraId="5836906A"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DB7F1B" w14:textId="77777777" w:rsidR="00F627A2" w:rsidRPr="00DE3DBA" w:rsidRDefault="00B624A8">
            <w:r>
              <w:rPr>
                <w:sz w:val="18"/>
                <w:szCs w:val="18"/>
              </w:rPr>
              <w:t>N</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0A7F145" w14:textId="77777777" w:rsidR="00F627A2" w:rsidRPr="00DE3DBA" w:rsidRDefault="00B624A8">
            <w:pPr>
              <w:jc w:val="center"/>
            </w:pPr>
            <w:r>
              <w:rPr>
                <w:sz w:val="18"/>
                <w:szCs w:val="18"/>
              </w:rPr>
              <w:t>10 621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DFC253" w14:textId="77777777" w:rsidR="00F627A2" w:rsidRPr="00DE3DBA" w:rsidRDefault="00B624A8">
            <w:pPr>
              <w:jc w:val="center"/>
            </w:pPr>
            <w:r>
              <w:rPr>
                <w:sz w:val="18"/>
                <w:szCs w:val="18"/>
              </w:rPr>
              <w:t>10 621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42ED754" w14:textId="77777777" w:rsidR="00F627A2" w:rsidRPr="00DE3DBA" w:rsidRDefault="00B624A8">
            <w:pPr>
              <w:jc w:val="center"/>
            </w:pPr>
            <w:r>
              <w:rPr>
                <w:sz w:val="18"/>
                <w:szCs w:val="18"/>
              </w:rPr>
              <w:t>23 801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4075795" w14:textId="77777777" w:rsidR="00F627A2" w:rsidRPr="00DE3DBA" w:rsidRDefault="00B624A8">
            <w:pPr>
              <w:jc w:val="center"/>
            </w:pPr>
            <w:r>
              <w:rPr>
                <w:sz w:val="18"/>
                <w:szCs w:val="18"/>
              </w:rPr>
              <w:t>23 801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8B7AD17" w14:textId="77777777" w:rsidR="00F627A2" w:rsidRPr="00DE3DBA" w:rsidRDefault="00B624A8">
            <w:pPr>
              <w:jc w:val="center"/>
            </w:pPr>
            <w:r>
              <w:rPr>
                <w:sz w:val="18"/>
                <w:szCs w:val="18"/>
              </w:rPr>
              <w:t>10 621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97853E0" w14:textId="77777777" w:rsidR="00F627A2" w:rsidRPr="00DE3DBA" w:rsidRDefault="00B624A8">
            <w:pPr>
              <w:jc w:val="center"/>
            </w:pPr>
            <w:r>
              <w:rPr>
                <w:sz w:val="18"/>
                <w:szCs w:val="18"/>
              </w:rPr>
              <w:t>10 621</w:t>
            </w:r>
          </w:p>
        </w:tc>
      </w:tr>
      <w:tr w:rsidR="0089432F" w:rsidRPr="00DE3DBA" w14:paraId="2C70E612" w14:textId="77777777" w:rsidTr="00E44995">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4F1CC2" w14:textId="77777777" w:rsidR="00F627A2" w:rsidRPr="00DE3DBA" w:rsidRDefault="00B624A8">
            <w:r>
              <w:rPr>
                <w:b/>
                <w:sz w:val="18"/>
                <w:szCs w:val="18"/>
              </w:rPr>
              <w:t>Test β₁=β₂ (p)</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60F07AF" w14:textId="77777777" w:rsidR="00F627A2" w:rsidRPr="00DE3DBA" w:rsidRDefault="00B624A8">
            <w:pPr>
              <w:jc w:val="center"/>
            </w:pPr>
            <w:r>
              <w:rPr>
                <w:b/>
                <w:sz w:val="18"/>
                <w:szCs w:val="18"/>
              </w:rPr>
              <w:t>0,475</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9A689CE"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019DC0" w14:textId="77777777" w:rsidR="00F627A2" w:rsidRPr="00DE3DBA" w:rsidRDefault="00B624A8">
            <w:pPr>
              <w:jc w:val="center"/>
            </w:pPr>
            <w:r>
              <w:rPr>
                <w:b/>
                <w:sz w:val="18"/>
                <w:szCs w:val="18"/>
              </w:rPr>
              <w:t>&lt;0,001</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A0D703F"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097DBC7" w14:textId="77777777" w:rsidR="00F627A2" w:rsidRPr="00DE3DBA" w:rsidRDefault="00B624A8">
            <w:pPr>
              <w:jc w:val="center"/>
            </w:pPr>
            <w:r>
              <w:rPr>
                <w:b/>
                <w:sz w:val="18"/>
                <w:szCs w:val="18"/>
              </w:rPr>
              <w:t>&lt;0,001</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D758A7" w14:textId="77777777" w:rsidR="00F627A2" w:rsidRPr="00DE3DBA" w:rsidRDefault="00B624A8">
            <w:pPr>
              <w:jc w:val="center"/>
            </w:pPr>
            <w:r>
              <w:rPr>
                <w:b/>
                <w:sz w:val="18"/>
                <w:szCs w:val="18"/>
              </w:rPr>
              <w:t>&lt;0,001</w:t>
            </w:r>
          </w:p>
        </w:tc>
      </w:tr>
    </w:tbl>
    <w:p w14:paraId="02370D7F"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150D6328" w14:textId="77777777" w:rsidR="006B1B5D" w:rsidRDefault="00B624A8">
      <w:pPr>
        <w:pStyle w:val="Lecturetableau"/>
        <w:spacing w:line="360" w:lineRule="auto"/>
        <w:jc w:val="both"/>
        <w:rPr>
          <w:color w:val="auto"/>
          <w:sz w:val="22"/>
          <w:lang w:val="fr-CA"/>
        </w:rPr>
      </w:pPr>
      <w:r>
        <w:rPr>
          <w:color w:val="auto"/>
          <w:sz w:val="22"/>
          <w:lang w:val="fr-CA"/>
        </w:rPr>
        <w:t>Les trois écarts sont pratiquement inchangés. Pour la priorité d’action, le probit donne 12,5 points pour le groupe FNLM et 15,0 points pour les autres réserves, contre 12,5 et 14,5 dans le modèle linéaire. Pour le statut actif, il donne 20,6 et 8,6 points contre 19,3 et 8,1. Pour la haute priorité, 1,0 et 13,8 points contre 0,4 et 15,3. Le logit mène aux mêmes conclusions.</w:t>
      </w:r>
    </w:p>
    <w:p w14:paraId="3DA1BAD8" w14:textId="77777777" w:rsidR="006B1B5D" w:rsidRDefault="006B1B5D">
      <w:pPr>
        <w:pStyle w:val="Lecturetableau"/>
        <w:spacing w:line="360" w:lineRule="auto"/>
        <w:jc w:val="both"/>
        <w:rPr>
          <w:color w:val="auto"/>
          <w:sz w:val="22"/>
          <w:lang w:val="fr-CA"/>
        </w:rPr>
      </w:pPr>
    </w:p>
    <w:p w14:paraId="0089BBA0" w14:textId="77777777" w:rsidR="0072088D" w:rsidRPr="00A53453" w:rsidRDefault="006B1B5D">
      <w:pPr>
        <w:pStyle w:val="Lecturetableau"/>
        <w:spacing w:line="360" w:lineRule="auto"/>
        <w:jc w:val="both"/>
        <w:rPr>
          <w:color w:val="auto"/>
          <w:sz w:val="22"/>
          <w:lang w:val="fr-CA"/>
        </w:rPr>
      </w:pPr>
      <w:r>
        <w:rPr>
          <w:color w:val="auto"/>
          <w:sz w:val="22"/>
          <w:lang w:val="fr-CA"/>
        </w:rPr>
        <w:t>Les valeurs p du test d’égalité portent sur les coefficients du probit et du logit, et non directement sur leurs effets marginaux moyens. Pour la priorité d’action, elles sont de 0,475 avec le probit et de 0,458 avec le logit. Pour le statut actif et la haute priorité, elles sont inférieures à 0,001 dans les deux modèles. Les conclusions des tests d’égalité restent donc les mêmes que dans le modèle linéaire groupé. Ces résultats appuient la stabilité des conclusions pour les formes de modèle vérifiées. Aucun de ces modèles ne corrige toutefois la sélection des Premières Nations qui adhèrent au FNLM ni l’influence de variables omises.</w:t>
      </w:r>
    </w:p>
    <w:p w14:paraId="3EEFA3B8" w14:textId="77777777" w:rsidR="0072088D" w:rsidRDefault="0072088D">
      <w:pPr>
        <w:pStyle w:val="Lecturetableau"/>
        <w:spacing w:line="360" w:lineRule="auto"/>
        <w:jc w:val="both"/>
        <w:rPr>
          <w:bCs/>
          <w:color w:val="auto"/>
          <w:lang w:val="fr-CA"/>
        </w:rPr>
      </w:pPr>
    </w:p>
    <w:p w14:paraId="0A68A556" w14:textId="77777777" w:rsidR="0089432F" w:rsidRPr="00DE3DBA" w:rsidRDefault="00B624A8">
      <w:pPr>
        <w:pStyle w:val="Heading3"/>
        <w:keepNext/>
        <w:keepLines/>
        <w:rPr>
          <w:lang w:val="fr-CA"/>
        </w:rPr>
      </w:pPr>
      <w:bookmarkStart w:id="114" w:name="_Toc239784779"/>
      <w:r>
        <w:rPr>
          <w:lang w:val="fr-CA"/>
        </w:rPr>
        <w:t>4.8.2 Sensibilité au choix des erreurs-types</w:t>
      </w:r>
      <w:bookmarkEnd w:id="114"/>
    </w:p>
    <w:p w14:paraId="6B9B8ADD" w14:textId="77777777" w:rsidR="006B1B5D" w:rsidRDefault="001940BA" w:rsidP="001940BA">
      <w:pPr>
        <w:jc w:val="both"/>
        <w:rPr>
          <w:lang w:val="fr-CA"/>
        </w:rPr>
      </w:pPr>
      <w:r>
        <w:rPr>
          <w:lang w:val="fr-CA"/>
        </w:rPr>
        <w:t xml:space="preserve">Puisque plusieurs sites peuvent appartenir à la même Première Nation, leurs observations peuvent être liées. Pour en tenir compte, les erreurs-types sont regroupées par Première Nation dans les résultats principaux. Le numéro de bande sert à réunir les sites appartenant à une même Nation, même lorsque son nom est écrit de différentes façons. Pour les sites hors réserve, le regroupement est effectué selon l’identifiant du site. </w:t>
      </w:r>
    </w:p>
    <w:p w14:paraId="492B2A15" w14:textId="77777777" w:rsidR="001940BA" w:rsidRDefault="001940BA" w:rsidP="001940BA">
      <w:pPr>
        <w:jc w:val="both"/>
        <w:rPr>
          <w:lang w:val="fr-CA"/>
        </w:rPr>
      </w:pPr>
      <w:r>
        <w:rPr>
          <w:lang w:val="fr-CA"/>
        </w:rPr>
        <w:t xml:space="preserve">Le Tableau 4.9 compare ces erreurs-types regroupées, retenues pour l’interprétation principale, aux erreurs-types robustes HC1 utilisées comme test de sensibilité. </w:t>
      </w:r>
    </w:p>
    <w:p w14:paraId="17FA53C1" w14:textId="77777777" w:rsidR="001940BA" w:rsidRDefault="001940BA" w:rsidP="001940BA">
      <w:pPr>
        <w:jc w:val="both"/>
        <w:rPr>
          <w:lang w:val="fr-CA"/>
        </w:rPr>
      </w:pPr>
    </w:p>
    <w:p w14:paraId="796BCAB5" w14:textId="77777777" w:rsidR="0089432F" w:rsidRPr="001940BA" w:rsidRDefault="00B624A8">
      <w:pPr>
        <w:pStyle w:val="Lgendetableau"/>
        <w:spacing w:after="100" w:line="360" w:lineRule="auto"/>
        <w:jc w:val="center"/>
        <w:rPr>
          <w:sz w:val="24"/>
          <w:szCs w:val="24"/>
          <w:lang w:val="fr-CA"/>
        </w:rPr>
      </w:pPr>
      <w:r>
        <w:rPr>
          <w:sz w:val="24"/>
          <w:szCs w:val="24"/>
          <w:lang w:val="fr-CA"/>
        </w:rPr>
        <w:t>Tableau 4.9 : Comparaison des erreurs-types regroupées et HC1</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2829"/>
        <w:gridCol w:w="1103"/>
        <w:gridCol w:w="1101"/>
        <w:gridCol w:w="1102"/>
        <w:gridCol w:w="1105"/>
        <w:gridCol w:w="1099"/>
        <w:gridCol w:w="1021"/>
      </w:tblGrid>
      <w:tr w:rsidR="0089432F" w:rsidRPr="00DE3DBA" w14:paraId="44EB306D" w14:textId="77777777" w:rsidTr="004B7917">
        <w:trPr>
          <w:cantSplit/>
          <w:tblHeader/>
          <w:jc w:val="center"/>
        </w:trPr>
        <w:tc>
          <w:tcPr>
            <w:tcW w:w="282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74C796A" w14:textId="77777777" w:rsidR="00F627A2" w:rsidRPr="00DE3DBA" w:rsidRDefault="00F627A2">
            <w:pPr>
              <w:rPr>
                <w:lang w:val="fr-CA"/>
              </w:rPr>
            </w:pPr>
          </w:p>
        </w:tc>
        <w:tc>
          <w:tcPr>
            <w:tcW w:w="1103"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0BDAB47F" w14:textId="77777777" w:rsidR="00F627A2" w:rsidRPr="00DE3DBA" w:rsidRDefault="00B624A8">
            <w:pPr>
              <w:jc w:val="center"/>
            </w:pPr>
            <w:r>
              <w:rPr>
                <w:b/>
                <w:sz w:val="18"/>
                <w:szCs w:val="18"/>
              </w:rPr>
              <w:t>Priorité (1)</w:t>
            </w:r>
          </w:p>
        </w:tc>
        <w:tc>
          <w:tcPr>
            <w:tcW w:w="110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04B2F92" w14:textId="77777777" w:rsidR="00F627A2" w:rsidRPr="00DE3DBA" w:rsidRDefault="00B624A8">
            <w:pPr>
              <w:jc w:val="center"/>
            </w:pPr>
            <w:r>
              <w:rPr>
                <w:b/>
                <w:sz w:val="18"/>
                <w:szCs w:val="18"/>
              </w:rPr>
              <w:t>Priorité (2)</w:t>
            </w:r>
          </w:p>
        </w:tc>
        <w:tc>
          <w:tcPr>
            <w:tcW w:w="1102"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3F6CE029" w14:textId="77777777" w:rsidR="00F627A2" w:rsidRPr="00DE3DBA" w:rsidRDefault="00B624A8">
            <w:pPr>
              <w:jc w:val="center"/>
            </w:pPr>
            <w:r>
              <w:rPr>
                <w:b/>
                <w:sz w:val="18"/>
                <w:szCs w:val="18"/>
              </w:rPr>
              <w:t>Actif (3)</w:t>
            </w:r>
          </w:p>
        </w:tc>
        <w:tc>
          <w:tcPr>
            <w:tcW w:w="1105"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4EE062DB" w14:textId="77777777" w:rsidR="00F627A2" w:rsidRPr="00DE3DBA" w:rsidRDefault="00B624A8">
            <w:pPr>
              <w:jc w:val="center"/>
            </w:pPr>
            <w:r>
              <w:rPr>
                <w:b/>
                <w:sz w:val="18"/>
                <w:szCs w:val="18"/>
              </w:rPr>
              <w:t>Actif (4)</w:t>
            </w:r>
          </w:p>
        </w:tc>
        <w:tc>
          <w:tcPr>
            <w:tcW w:w="10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113D3CDC" w14:textId="77777777" w:rsidR="00F627A2" w:rsidRPr="00DE3DBA" w:rsidRDefault="00B624A8">
            <w:pPr>
              <w:jc w:val="center"/>
            </w:pPr>
            <w:r>
              <w:rPr>
                <w:b/>
                <w:sz w:val="18"/>
                <w:szCs w:val="18"/>
              </w:rPr>
              <w:t>Haute (5)</w:t>
            </w:r>
          </w:p>
        </w:tc>
        <w:tc>
          <w:tcPr>
            <w:tcW w:w="1021"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5547A77" w14:textId="77777777" w:rsidR="00F627A2" w:rsidRPr="00DE3DBA" w:rsidRDefault="00B624A8">
            <w:pPr>
              <w:jc w:val="center"/>
            </w:pPr>
            <w:r>
              <w:rPr>
                <w:b/>
                <w:sz w:val="18"/>
                <w:szCs w:val="18"/>
              </w:rPr>
              <w:t>Haute (6)</w:t>
            </w:r>
          </w:p>
        </w:tc>
      </w:tr>
      <w:tr w:rsidR="0089432F" w:rsidRPr="00DE3DBA" w14:paraId="0C669DE6"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DAD8F8E" w14:textId="77777777" w:rsidR="00F627A2" w:rsidRPr="00DE3DBA" w:rsidRDefault="00B624A8">
            <w:r>
              <w:rPr>
                <w:sz w:val="18"/>
                <w:szCs w:val="18"/>
              </w:rPr>
              <w:t>reserve_lma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668F8C6" w14:textId="77777777" w:rsidR="00F627A2" w:rsidRPr="00DE3DBA" w:rsidRDefault="00B624A8">
            <w:pPr>
              <w:jc w:val="center"/>
            </w:pPr>
            <w:r>
              <w:rPr>
                <w:sz w:val="18"/>
                <w:szCs w:val="18"/>
              </w:rPr>
              <w:t>0,163</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41CBAFE" w14:textId="77777777" w:rsidR="00F627A2" w:rsidRPr="00DE3DBA" w:rsidRDefault="00B624A8">
            <w:pPr>
              <w:jc w:val="center"/>
            </w:pPr>
            <w:r>
              <w:rPr>
                <w:sz w:val="18"/>
                <w:szCs w:val="18"/>
              </w:rPr>
              <w:t>0,125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D3E6DCD" w14:textId="77777777" w:rsidR="00F627A2" w:rsidRPr="00DE3DBA" w:rsidRDefault="00B624A8">
            <w:pPr>
              <w:jc w:val="center"/>
            </w:pPr>
            <w:r>
              <w:rPr>
                <w:sz w:val="18"/>
                <w:szCs w:val="18"/>
              </w:rPr>
              <w:t>0,157</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F072EE8" w14:textId="77777777" w:rsidR="00F627A2" w:rsidRPr="00DE3DBA" w:rsidRDefault="00B624A8">
            <w:pPr>
              <w:jc w:val="center"/>
            </w:pPr>
            <w:r>
              <w:rPr>
                <w:sz w:val="18"/>
                <w:szCs w:val="18"/>
              </w:rPr>
              <w:t>0,193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9F6786" w14:textId="77777777" w:rsidR="00F627A2" w:rsidRPr="00DE3DBA" w:rsidRDefault="00B624A8">
            <w:pPr>
              <w:jc w:val="center"/>
            </w:pPr>
            <w:r>
              <w:rPr>
                <w:sz w:val="18"/>
                <w:szCs w:val="18"/>
              </w:rPr>
              <w:t>0,100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537970" w14:textId="77777777" w:rsidR="00F627A2" w:rsidRPr="00DE3DBA" w:rsidRDefault="00B624A8">
            <w:pPr>
              <w:jc w:val="center"/>
            </w:pPr>
            <w:r>
              <w:rPr>
                <w:sz w:val="18"/>
                <w:szCs w:val="18"/>
              </w:rPr>
              <w:t>0,004</w:t>
            </w:r>
          </w:p>
        </w:tc>
      </w:tr>
      <w:tr w:rsidR="0089432F" w:rsidRPr="00DE3DBA" w14:paraId="683704E2"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7C43CB9" w14:textId="77777777" w:rsidR="00F627A2" w:rsidRPr="00DE3DBA" w:rsidRDefault="00B624A8">
            <w:r>
              <w:rPr>
                <w:sz w:val="18"/>
                <w:szCs w:val="18"/>
              </w:rPr>
              <w:t>ET regroupées</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5A5994" w14:textId="77777777" w:rsidR="00F627A2" w:rsidRPr="00DE3DBA" w:rsidRDefault="00B624A8">
            <w:pPr>
              <w:jc w:val="center"/>
            </w:pPr>
            <w:r>
              <w:rPr>
                <w:sz w:val="18"/>
                <w:szCs w:val="18"/>
              </w:rPr>
              <w:t>(0,024)</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B2B4A7A" w14:textId="77777777" w:rsidR="00F627A2" w:rsidRPr="00DE3DBA" w:rsidRDefault="00B624A8">
            <w:pPr>
              <w:jc w:val="center"/>
            </w:pPr>
            <w:r>
              <w:rPr>
                <w:sz w:val="18"/>
                <w:szCs w:val="18"/>
              </w:rPr>
              <w:t>(0,026)</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6D4D748" w14:textId="77777777" w:rsidR="00F627A2" w:rsidRPr="00DE3DBA" w:rsidRDefault="00B624A8">
            <w:pPr>
              <w:jc w:val="center"/>
            </w:pPr>
            <w:r>
              <w:rPr>
                <w:sz w:val="18"/>
                <w:szCs w:val="18"/>
              </w:rPr>
              <w:t>(0,032)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539807" w14:textId="77777777" w:rsidR="00F627A2" w:rsidRPr="00DE3DBA" w:rsidRDefault="00B624A8">
            <w:pPr>
              <w:jc w:val="center"/>
            </w:pPr>
            <w:r>
              <w:rPr>
                <w:sz w:val="18"/>
                <w:szCs w:val="18"/>
              </w:rPr>
              <w:t>(0,029)</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7FC518E" w14:textId="77777777" w:rsidR="00F627A2" w:rsidRPr="00DE3DBA" w:rsidRDefault="00B624A8">
            <w:pPr>
              <w:jc w:val="center"/>
            </w:pPr>
            <w:r>
              <w:rPr>
                <w:sz w:val="18"/>
                <w:szCs w:val="18"/>
              </w:rPr>
              <w:t>(0,032)</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5D1AF18" w14:textId="77777777" w:rsidR="00F627A2" w:rsidRPr="00DE3DBA" w:rsidRDefault="00B624A8">
            <w:pPr>
              <w:jc w:val="center"/>
            </w:pPr>
            <w:r>
              <w:rPr>
                <w:sz w:val="18"/>
                <w:szCs w:val="18"/>
              </w:rPr>
              <w:t>(0,032)</w:t>
            </w:r>
          </w:p>
        </w:tc>
      </w:tr>
      <w:tr w:rsidR="0089432F" w:rsidRPr="00DE3DBA" w14:paraId="380F4112"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1C331CA" w14:textId="77777777" w:rsidR="00F627A2" w:rsidRPr="00DE3DBA" w:rsidRDefault="00B624A8">
            <w:r>
              <w:rPr>
                <w:sz w:val="18"/>
                <w:szCs w:val="18"/>
              </w:rPr>
              <w:t>ET HC1</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859C422" w14:textId="77777777" w:rsidR="00F627A2" w:rsidRPr="00DE3DBA" w:rsidRDefault="00B624A8">
            <w:pPr>
              <w:jc w:val="center"/>
            </w:pPr>
            <w:r>
              <w:rPr>
                <w:sz w:val="18"/>
                <w:szCs w:val="18"/>
              </w:rPr>
              <w:t>(0,017)</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C63D92" w14:textId="77777777" w:rsidR="00F627A2" w:rsidRPr="00DE3DBA" w:rsidRDefault="00B624A8">
            <w:pPr>
              <w:jc w:val="center"/>
            </w:pPr>
            <w:r>
              <w:rPr>
                <w:sz w:val="18"/>
                <w:szCs w:val="18"/>
              </w:rPr>
              <w:t>(0,019)</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34CF1F"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AFAC43C" w14:textId="77777777" w:rsidR="00F627A2" w:rsidRPr="00DE3DBA" w:rsidRDefault="00B624A8">
            <w:pPr>
              <w:jc w:val="center"/>
            </w:pPr>
            <w:r>
              <w:rPr>
                <w:sz w:val="18"/>
                <w:szCs w:val="18"/>
              </w:rPr>
              <w:t>(0,015)</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14701E6" w14:textId="77777777" w:rsidR="00F627A2" w:rsidRPr="00DE3DBA" w:rsidRDefault="00B624A8">
            <w:pPr>
              <w:jc w:val="center"/>
            </w:pPr>
            <w:r>
              <w:rPr>
                <w:sz w:val="18"/>
                <w:szCs w:val="18"/>
              </w:rPr>
              <w:t>(0,020)</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C208EB2" w14:textId="77777777" w:rsidR="00F627A2" w:rsidRPr="00DE3DBA" w:rsidRDefault="00B624A8">
            <w:pPr>
              <w:jc w:val="center"/>
            </w:pPr>
            <w:r>
              <w:rPr>
                <w:sz w:val="18"/>
                <w:szCs w:val="18"/>
              </w:rPr>
              <w:t>(0,021)</w:t>
            </w:r>
          </w:p>
        </w:tc>
      </w:tr>
      <w:tr w:rsidR="0089432F" w:rsidRPr="00DE3DBA" w14:paraId="2F7F831E"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C401380" w14:textId="77777777" w:rsidR="00F627A2" w:rsidRPr="00DE3DBA" w:rsidRDefault="00B624A8">
            <w:r>
              <w:rPr>
                <w:sz w:val="18"/>
                <w:szCs w:val="18"/>
              </w:rPr>
              <w:t>reserve_non_lma</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138E5AD" w14:textId="77777777" w:rsidR="00F627A2" w:rsidRPr="00DE3DBA" w:rsidRDefault="00B624A8">
            <w:pPr>
              <w:jc w:val="center"/>
            </w:pPr>
            <w:r>
              <w:rPr>
                <w:sz w:val="18"/>
                <w:szCs w:val="18"/>
              </w:rPr>
              <w:t>0,179</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ECFDEF5" w14:textId="77777777" w:rsidR="00F627A2" w:rsidRPr="00DE3DBA" w:rsidRDefault="00B624A8">
            <w:pPr>
              <w:jc w:val="center"/>
            </w:pPr>
            <w:r>
              <w:rPr>
                <w:sz w:val="18"/>
                <w:szCs w:val="18"/>
              </w:rPr>
              <w:t>0,145</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7A9574B" w14:textId="77777777" w:rsidR="00F627A2" w:rsidRPr="00DE3DBA" w:rsidRDefault="00B624A8">
            <w:pPr>
              <w:jc w:val="center"/>
            </w:pPr>
            <w:r>
              <w:rPr>
                <w:sz w:val="18"/>
                <w:szCs w:val="18"/>
              </w:rPr>
              <w:t>0,050</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68681AF" w14:textId="77777777" w:rsidR="00F627A2" w:rsidRPr="00DE3DBA" w:rsidRDefault="00B624A8">
            <w:pPr>
              <w:jc w:val="center"/>
            </w:pPr>
            <w:r>
              <w:rPr>
                <w:sz w:val="18"/>
                <w:szCs w:val="18"/>
              </w:rPr>
              <w:t>0,081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129DB35" w14:textId="77777777" w:rsidR="00F627A2" w:rsidRPr="00DE3DBA" w:rsidRDefault="00B624A8">
            <w:pPr>
              <w:jc w:val="center"/>
            </w:pPr>
            <w:r>
              <w:rPr>
                <w:sz w:val="18"/>
                <w:szCs w:val="18"/>
              </w:rPr>
              <w:t>0,207</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DCB68C7" w14:textId="77777777" w:rsidR="00F627A2" w:rsidRPr="00DE3DBA" w:rsidRDefault="00B624A8">
            <w:pPr>
              <w:jc w:val="center"/>
            </w:pPr>
            <w:r>
              <w:rPr>
                <w:sz w:val="18"/>
                <w:szCs w:val="18"/>
              </w:rPr>
              <w:t>0,153</w:t>
            </w:r>
          </w:p>
        </w:tc>
      </w:tr>
      <w:tr w:rsidR="0089432F" w:rsidRPr="00DE3DBA" w14:paraId="28A4B24C"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D5F43C" w14:textId="77777777" w:rsidR="00F627A2" w:rsidRPr="00DE3DBA" w:rsidRDefault="00B624A8">
            <w:r>
              <w:rPr>
                <w:sz w:val="18"/>
                <w:szCs w:val="18"/>
              </w:rPr>
              <w:t>ET regroupées</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0076F93" w14:textId="77777777" w:rsidR="00F627A2" w:rsidRPr="00DE3DBA" w:rsidRDefault="00B624A8">
            <w:pPr>
              <w:jc w:val="center"/>
            </w:pPr>
            <w:r>
              <w:rPr>
                <w:sz w:val="18"/>
                <w:szCs w:val="18"/>
              </w:rPr>
              <w:t>(0,012)</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85022B6" w14:textId="77777777" w:rsidR="00F627A2" w:rsidRPr="00DE3DBA" w:rsidRDefault="00B624A8">
            <w:pPr>
              <w:jc w:val="center"/>
            </w:pPr>
            <w:r>
              <w:rPr>
                <w:sz w:val="18"/>
                <w:szCs w:val="18"/>
              </w:rPr>
              <w:t>(0,014)</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5505E76" w14:textId="77777777" w:rsidR="00F627A2" w:rsidRPr="00DE3DBA" w:rsidRDefault="00B624A8">
            <w:pPr>
              <w:jc w:val="center"/>
            </w:pPr>
            <w:r>
              <w:rPr>
                <w:sz w:val="18"/>
                <w:szCs w:val="18"/>
              </w:rPr>
              <w:t>(0,014)</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7448D24" w14:textId="77777777" w:rsidR="00F627A2" w:rsidRPr="00DE3DBA" w:rsidRDefault="00B624A8">
            <w:pPr>
              <w:jc w:val="center"/>
            </w:pPr>
            <w:r>
              <w:rPr>
                <w:sz w:val="18"/>
                <w:szCs w:val="18"/>
              </w:rPr>
              <w:t>(0,013)</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E7615D" w14:textId="77777777" w:rsidR="00F627A2" w:rsidRPr="00DE3DBA" w:rsidRDefault="00B624A8">
            <w:pPr>
              <w:jc w:val="center"/>
            </w:pPr>
            <w:r>
              <w:rPr>
                <w:sz w:val="18"/>
                <w:szCs w:val="18"/>
              </w:rPr>
              <w:t>(0,019)</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68F0AF9" w14:textId="77777777" w:rsidR="00F627A2" w:rsidRPr="00DE3DBA" w:rsidRDefault="00B624A8">
            <w:pPr>
              <w:jc w:val="center"/>
            </w:pPr>
            <w:r>
              <w:rPr>
                <w:sz w:val="18"/>
                <w:szCs w:val="18"/>
              </w:rPr>
              <w:t>(0,021)</w:t>
            </w:r>
          </w:p>
        </w:tc>
      </w:tr>
      <w:tr w:rsidR="0089432F" w:rsidRPr="00DE3DBA" w14:paraId="2CD64E44" w14:textId="77777777" w:rsidTr="004B791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158DE28" w14:textId="77777777" w:rsidR="00F627A2" w:rsidRPr="00DE3DBA" w:rsidRDefault="00B624A8">
            <w:r>
              <w:rPr>
                <w:sz w:val="18"/>
                <w:szCs w:val="18"/>
              </w:rPr>
              <w:t>ET HC1</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94F887C" w14:textId="77777777" w:rsidR="00F627A2" w:rsidRPr="00DE3DBA" w:rsidRDefault="00B624A8">
            <w:pPr>
              <w:jc w:val="center"/>
            </w:pPr>
            <w:r>
              <w:rPr>
                <w:sz w:val="18"/>
                <w:szCs w:val="18"/>
              </w:rPr>
              <w:t>(0,010)</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B33E2B9" w14:textId="77777777" w:rsidR="00F627A2" w:rsidRPr="00DE3DBA" w:rsidRDefault="00B624A8">
            <w:pPr>
              <w:jc w:val="center"/>
            </w:pPr>
            <w:r>
              <w:rPr>
                <w:sz w:val="18"/>
                <w:szCs w:val="18"/>
              </w:rPr>
              <w:t>(0,011)</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08DBFB3" w14:textId="77777777" w:rsidR="00F627A2" w:rsidRPr="00DE3DBA" w:rsidRDefault="00B624A8">
            <w:pPr>
              <w:jc w:val="center"/>
            </w:pPr>
            <w:r>
              <w:rPr>
                <w:sz w:val="18"/>
                <w:szCs w:val="18"/>
              </w:rPr>
              <w:t>(0,008)</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90036D5" w14:textId="77777777" w:rsidR="00F627A2" w:rsidRPr="00DE3DBA" w:rsidRDefault="00B624A8">
            <w:pPr>
              <w:jc w:val="center"/>
            </w:pPr>
            <w:r>
              <w:rPr>
                <w:sz w:val="18"/>
                <w:szCs w:val="18"/>
              </w:rPr>
              <w:t>(0,008)</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8444625" w14:textId="77777777" w:rsidR="00F627A2" w:rsidRPr="00DE3DBA" w:rsidRDefault="00B624A8">
            <w:pPr>
              <w:jc w:val="center"/>
            </w:pPr>
            <w:r>
              <w:rPr>
                <w:sz w:val="18"/>
                <w:szCs w:val="18"/>
              </w:rPr>
              <w:t>(0,013)</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E43DF32" w14:textId="77777777" w:rsidR="00F627A2" w:rsidRPr="00DE3DBA" w:rsidRDefault="00B624A8">
            <w:pPr>
              <w:jc w:val="center"/>
            </w:pPr>
            <w:r>
              <w:rPr>
                <w:sz w:val="18"/>
                <w:szCs w:val="18"/>
              </w:rPr>
              <w:t>(0,013)</w:t>
            </w:r>
          </w:p>
        </w:tc>
      </w:tr>
      <w:tr w:rsidR="00F627A2" w:rsidRPr="00DE3DBA" w14:paraId="1F8CED2A" w14:textId="7777777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4855D06" w14:textId="77777777" w:rsidR="00F627A2" w:rsidRPr="00DE3DBA" w:rsidRDefault="00B624A8">
            <w:r>
              <w:rPr>
                <w:sz w:val="18"/>
                <w:szCs w:val="18"/>
              </w:rPr>
              <w:t>EF Province</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B4E6C3E" w14:textId="77777777" w:rsidR="00F627A2" w:rsidRPr="00DE3DBA" w:rsidRDefault="00B624A8">
            <w:pPr>
              <w:jc w:val="center"/>
            </w:pPr>
            <w:r>
              <w:rPr>
                <w:sz w:val="18"/>
                <w:szCs w:val="18"/>
              </w:rPr>
              <w:t>Non</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A9B8827" w14:textId="77777777" w:rsidR="00F627A2" w:rsidRPr="00DE3DBA" w:rsidRDefault="00B624A8">
            <w:pPr>
              <w:jc w:val="center"/>
            </w:pPr>
            <w:r>
              <w:rPr>
                <w:sz w:val="18"/>
                <w:szCs w:val="18"/>
              </w:rPr>
              <w:t>Oui</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BC2FCF0" w14:textId="77777777" w:rsidR="00F627A2" w:rsidRPr="00DE3DBA" w:rsidRDefault="00B624A8">
            <w:pPr>
              <w:jc w:val="center"/>
            </w:pPr>
            <w:r>
              <w:rPr>
                <w:sz w:val="18"/>
                <w:szCs w:val="18"/>
              </w:rPr>
              <w:t>Non</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26E4293" w14:textId="77777777" w:rsidR="00F627A2" w:rsidRPr="00DE3DBA" w:rsidRDefault="00B624A8">
            <w:pPr>
              <w:jc w:val="center"/>
            </w:pPr>
            <w:r>
              <w:rPr>
                <w:sz w:val="18"/>
                <w:szCs w:val="18"/>
              </w:rPr>
              <w:t>Oui</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AFCF4DD" w14:textId="77777777" w:rsidR="00F627A2" w:rsidRPr="00DE3DBA" w:rsidRDefault="00B624A8">
            <w:pPr>
              <w:jc w:val="center"/>
            </w:pPr>
            <w:r>
              <w:rPr>
                <w:sz w:val="18"/>
                <w:szCs w:val="18"/>
              </w:rPr>
              <w:t>Non</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54ABEF8" w14:textId="77777777" w:rsidR="00F627A2" w:rsidRPr="00DE3DBA" w:rsidRDefault="00B624A8">
            <w:pPr>
              <w:jc w:val="center"/>
            </w:pPr>
            <w:r>
              <w:rPr>
                <w:sz w:val="18"/>
                <w:szCs w:val="18"/>
              </w:rPr>
              <w:t>Oui</w:t>
            </w:r>
          </w:p>
        </w:tc>
      </w:tr>
      <w:tr w:rsidR="00F627A2" w:rsidRPr="00DE3DBA" w14:paraId="68443C45" w14:textId="77777777">
        <w:trPr>
          <w:cantSplit/>
          <w:jc w:val="center"/>
        </w:trPr>
        <w:tc>
          <w:tcPr>
            <w:tcW w:w="282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731927" w14:textId="77777777" w:rsidR="00F627A2" w:rsidRPr="00DE3DBA" w:rsidRDefault="00B624A8">
            <w:r>
              <w:rPr>
                <w:b/>
                <w:sz w:val="18"/>
                <w:szCs w:val="18"/>
              </w:rPr>
              <w:t>Test β₁=β₂ (p), regroupé</w:t>
            </w:r>
          </w:p>
        </w:tc>
        <w:tc>
          <w:tcPr>
            <w:tcW w:w="1103"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698F682" w14:textId="77777777" w:rsidR="00F627A2" w:rsidRPr="00DE3DBA" w:rsidRDefault="00B624A8">
            <w:pPr>
              <w:jc w:val="center"/>
            </w:pPr>
            <w:r>
              <w:rPr>
                <w:b/>
                <w:sz w:val="18"/>
                <w:szCs w:val="18"/>
              </w:rPr>
              <w:t>0,541</w:t>
            </w:r>
          </w:p>
        </w:tc>
        <w:tc>
          <w:tcPr>
            <w:tcW w:w="110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535D77C" w14:textId="77777777" w:rsidR="00F627A2" w:rsidRPr="00DE3DBA" w:rsidRDefault="00B624A8">
            <w:pPr>
              <w:jc w:val="center"/>
            </w:pPr>
            <w:r>
              <w:rPr>
                <w:b/>
                <w:sz w:val="18"/>
                <w:szCs w:val="18"/>
              </w:rPr>
              <w:t>0,458</w:t>
            </w:r>
          </w:p>
        </w:tc>
        <w:tc>
          <w:tcPr>
            <w:tcW w:w="1102"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D9865FF" w14:textId="77777777" w:rsidR="00F627A2" w:rsidRPr="00DE3DBA" w:rsidRDefault="00B624A8">
            <w:pPr>
              <w:jc w:val="center"/>
            </w:pPr>
            <w:r>
              <w:rPr>
                <w:b/>
                <w:sz w:val="18"/>
                <w:szCs w:val="18"/>
              </w:rPr>
              <w:t>0,002</w:t>
            </w:r>
          </w:p>
        </w:tc>
        <w:tc>
          <w:tcPr>
            <w:tcW w:w="1105"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A8DB915" w14:textId="77777777" w:rsidR="00F627A2" w:rsidRPr="00DE3DBA" w:rsidRDefault="00B624A8">
            <w:pPr>
              <w:jc w:val="center"/>
            </w:pPr>
            <w:r>
              <w:rPr>
                <w:b/>
                <w:sz w:val="18"/>
                <w:szCs w:val="18"/>
              </w:rPr>
              <w:t>&lt;0,001</w:t>
            </w:r>
          </w:p>
        </w:tc>
        <w:tc>
          <w:tcPr>
            <w:tcW w:w="10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A02457A" w14:textId="77777777" w:rsidR="00F627A2" w:rsidRPr="00DE3DBA" w:rsidRDefault="00B624A8">
            <w:pPr>
              <w:jc w:val="center"/>
            </w:pPr>
            <w:r>
              <w:rPr>
                <w:b/>
                <w:sz w:val="18"/>
                <w:szCs w:val="18"/>
              </w:rPr>
              <w:t>0,004</w:t>
            </w:r>
          </w:p>
        </w:tc>
        <w:tc>
          <w:tcPr>
            <w:tcW w:w="1021"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43033E9" w14:textId="77777777" w:rsidR="00F627A2" w:rsidRPr="00DE3DBA" w:rsidRDefault="00B624A8">
            <w:pPr>
              <w:jc w:val="center"/>
            </w:pPr>
            <w:r>
              <w:rPr>
                <w:b/>
                <w:sz w:val="18"/>
                <w:szCs w:val="18"/>
              </w:rPr>
              <w:t>&lt;0,001</w:t>
            </w:r>
          </w:p>
        </w:tc>
      </w:tr>
    </w:tbl>
    <w:p w14:paraId="1CC91FF9" w14:textId="77777777" w:rsidR="00E44995" w:rsidRPr="00076F52" w:rsidRDefault="00000000" w:rsidP="00076F52">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ADC656D" w14:textId="77777777" w:rsidR="00500739" w:rsidRPr="00500739" w:rsidRDefault="00500739" w:rsidP="00500739">
      <w:pPr>
        <w:jc w:val="both"/>
        <w:rPr>
          <w:lang w:val="fr-CA"/>
        </w:rPr>
      </w:pPr>
      <w:r>
        <w:rPr>
          <w:lang w:val="fr-CA"/>
        </w:rPr>
        <w:t xml:space="preserve">D’après les résultats du Tableau 4.9, le regroupement par Première Nation augmente généralement les erreurs-types par rapport à la méthode HC1. Dans les modèles avec </w:t>
        <w:lastRenderedPageBreak/>
        <w:t>effets fixes provinciaux, le coefficient FNLM est significatif pour la priorité et le statut actif, mais pas pour la haute priorité (p = 0,896).</w:t>
      </w:r>
    </w:p>
    <w:p w14:paraId="242BFBDD" w14:textId="77777777" w:rsidR="00BE5025" w:rsidRPr="00BE5025" w:rsidRDefault="00500739" w:rsidP="00BE5025">
      <w:pPr>
        <w:jc w:val="both"/>
        <w:rPr>
          <w:lang w:val="fr-CA"/>
        </w:rPr>
      </w:pPr>
      <w:r>
        <w:rPr>
          <w:lang w:val="fr-CA"/>
        </w:rPr>
        <w:t xml:space="preserve">Lorsque les réserves FNLM sont comparées directement aux autres réserves, la différence n’est pas </w:t>
      </w:r>
      <w:del w:id="9026" w:author="Claude (vérification)" w:date="2026-10-01T00:00:00Z">
        <w:r>
          <w:rPr>
            <w:lang w:val="fr-CA"/>
          </w:rPr>
          <w:delText xml:space="preserve">assez importante pour la priorité (p = 0,458). Elle est toutefois importante pour le statut actif et la haute priorité</w:delText>
        </w:r>
      </w:del>
      <w:ins w:id="9027" w:author="Claude (vérification)" w:date="2026-10-01T00:00:00Z">
        <w:r>
          <w:rPr>
            <w:lang w:val="fr-CA"/>
          </w:rPr>
          <w:t xml:space="preserve">significative pour la priorité (p = 0,458). Elle l’est toutefois pour le statut actif et la haute priorité (p &lt; 0,001)</w:t>
        </w:r>
      </w:ins>
      <w:r>
        <w:rPr>
          <w:lang w:val="fr-CA"/>
        </w:rPr>
        <w:t xml:space="preserve">.</w:t>
      </w:r>
    </w:p>
    <w:p w14:paraId="466A0B1A" w14:textId="77777777" w:rsidR="0089432F" w:rsidRPr="00DE3DBA" w:rsidRDefault="00B624A8">
      <w:pPr>
        <w:pStyle w:val="Heading3"/>
        <w:keepNext/>
        <w:keepLines/>
        <w:rPr>
          <w:lang w:val="fr-CA"/>
        </w:rPr>
      </w:pPr>
      <w:bookmarkStart w:id="115" w:name="_Toc239784780"/>
      <w:r>
        <w:rPr>
          <w:lang w:val="fr-CA"/>
        </w:rPr>
        <w:t>4.8.3 Audit de l’appariement</w:t>
      </w:r>
      <w:bookmarkEnd w:id="115"/>
    </w:p>
    <w:p w14:paraId="6D38B8AA" w14:textId="77777777" w:rsidR="00500739" w:rsidRPr="00500739" w:rsidRDefault="00500739" w:rsidP="00500739">
      <w:pPr>
        <w:jc w:val="both"/>
        <w:rPr>
          <w:lang w:val="fr-CA"/>
        </w:rPr>
      </w:pPr>
      <w:r>
        <w:rPr>
          <w:lang w:val="fr-CA"/>
        </w:rPr>
        <w:t>Le Tableau 4.10 indique la méthode utilisée pour apparier chaque site sur réserve à une Première Nation. Cette vérification conserve les correspondances déjà confirmées. Des règles fondées sur des sous-chaînes pourraient les modifier arbitrairement, ce qui ne permettrait pas de tester correctement la robustesse de l’appariement.</w:t>
      </w:r>
    </w:p>
    <w:p w14:paraId="341131E4" w14:textId="77777777" w:rsidR="00500739" w:rsidRDefault="00500739">
      <w:pPr>
        <w:jc w:val="both"/>
        <w:rPr>
          <w:lang w:val="fr-CA"/>
        </w:rPr>
      </w:pPr>
    </w:p>
    <w:p w14:paraId="12B3D378" w14:textId="77777777" w:rsidR="00500739" w:rsidRPr="00DE3DBA" w:rsidRDefault="00500739">
      <w:pPr>
        <w:jc w:val="both"/>
        <w:rPr>
          <w:lang w:val="fr-CA"/>
        </w:rPr>
      </w:pPr>
    </w:p>
    <w:p w14:paraId="17C45BB1" w14:textId="77777777" w:rsidR="0089432F" w:rsidRPr="007E2CFD" w:rsidRDefault="00B624A8">
      <w:pPr>
        <w:pStyle w:val="Lgendetableau"/>
        <w:spacing w:after="100" w:line="360" w:lineRule="auto"/>
        <w:jc w:val="center"/>
        <w:rPr>
          <w:sz w:val="24"/>
          <w:szCs w:val="24"/>
          <w:lang w:val="fr-CA"/>
        </w:rPr>
      </w:pPr>
      <w:r>
        <w:rPr>
          <w:sz w:val="24"/>
          <w:szCs w:val="24"/>
          <w:lang w:val="fr-CA"/>
        </w:rPr>
        <w:t>Tableau 4.10 : Méthodes d’appariement des sites sur réserve</w:t>
      </w: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3361"/>
        <w:gridCol w:w="1999"/>
        <w:gridCol w:w="2000"/>
        <w:gridCol w:w="2000"/>
      </w:tblGrid>
      <w:tr w:rsidR="0089432F" w:rsidRPr="00DE3DBA" w14:paraId="558675CD" w14:textId="77777777">
        <w:trPr>
          <w:cantSplit/>
          <w:tblHeader/>
          <w:jc w:val="center"/>
        </w:trPr>
        <w:tc>
          <w:tcPr>
            <w:tcW w:w="336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62FE5882" w14:textId="77777777" w:rsidR="00F627A2" w:rsidRPr="00DE3DBA" w:rsidRDefault="00B624A8">
            <w:r>
              <w:rPr>
                <w:b/>
                <w:sz w:val="18"/>
                <w:szCs w:val="18"/>
              </w:rPr>
              <w:t>Méthode</w:t>
            </w:r>
          </w:p>
        </w:tc>
        <w:tc>
          <w:tcPr>
            <w:tcW w:w="1999"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529670CE" w14:textId="77777777" w:rsidR="00F627A2" w:rsidRPr="00DE3DBA" w:rsidRDefault="00B624A8">
            <w:pPr>
              <w:jc w:val="center"/>
            </w:pPr>
            <w:r>
              <w:rPr>
                <w:b/>
                <w:sz w:val="18"/>
                <w:szCs w:val="18"/>
              </w:rPr>
              <w:t>Sites sur réserve</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0727928" w14:textId="77777777" w:rsidR="00F627A2" w:rsidRPr="00DE3DBA" w:rsidRDefault="00B624A8">
            <w:pPr>
              <w:jc w:val="center"/>
            </w:pPr>
            <w:r>
              <w:rPr>
                <w:b/>
                <w:sz w:val="18"/>
                <w:szCs w:val="18"/>
              </w:rPr>
              <w:t>Fonction</w:t>
            </w:r>
          </w:p>
        </w:tc>
        <w:tc>
          <w:tcPr>
            <w:tcW w:w="2000" w:type="dxa"/>
            <w:tcBorders>
              <w:top w:val="single" w:sz="2" w:space="0" w:color="999999"/>
              <w:left w:val="single" w:sz="2" w:space="0" w:color="999999"/>
              <w:bottom w:val="single" w:sz="2" w:space="0" w:color="999999"/>
              <w:right w:val="single" w:sz="2" w:space="0" w:color="999999"/>
            </w:tcBorders>
            <w:shd w:val="clear" w:color="auto" w:fill="D5E8F0"/>
            <w:tcMar>
              <w:top w:w="105" w:type="dxa"/>
              <w:left w:w="120" w:type="dxa"/>
              <w:bottom w:w="105" w:type="dxa"/>
              <w:right w:w="120" w:type="dxa"/>
            </w:tcMar>
            <w:vAlign w:val="center"/>
          </w:tcPr>
          <w:p w14:paraId="729EEA11" w14:textId="77777777" w:rsidR="00F627A2" w:rsidRPr="00DE3DBA" w:rsidRDefault="00B624A8">
            <w:pPr>
              <w:jc w:val="center"/>
            </w:pPr>
            <w:r>
              <w:rPr>
                <w:b/>
                <w:sz w:val="18"/>
                <w:szCs w:val="18"/>
              </w:rPr>
              <w:t>Validation</w:t>
            </w:r>
          </w:p>
        </w:tc>
      </w:tr>
      <w:tr w:rsidR="0089432F" w:rsidRPr="00DE3DBA" w14:paraId="06061EDE"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2621B68" w14:textId="77777777" w:rsidR="00F627A2" w:rsidRPr="00DE3DBA" w:rsidRDefault="00B624A8">
            <w:r>
              <w:rPr>
                <w:sz w:val="18"/>
                <w:szCs w:val="18"/>
              </w:rPr>
              <w:t>Correspondance exacte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8C227C5" w14:textId="77777777" w:rsidR="00F627A2" w:rsidRPr="00DE3DBA" w:rsidRDefault="00B624A8">
            <w:pPr>
              <w:jc w:val="center"/>
            </w:pPr>
            <w:r>
              <w:rPr>
                <w:sz w:val="18"/>
                <w:szCs w:val="18"/>
              </w:rPr>
              <w:t>701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B7C72E1"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04FF210" w14:textId="77777777" w:rsidR="00F627A2" w:rsidRPr="00DE3DBA" w:rsidRDefault="00B624A8">
            <w:pPr>
              <w:jc w:val="center"/>
            </w:pPr>
            <w:r>
              <w:rPr>
                <w:sz w:val="18"/>
                <w:szCs w:val="18"/>
              </w:rPr>
              <w:t>Liste LABRC</w:t>
            </w:r>
          </w:p>
        </w:tc>
      </w:tr>
      <w:tr w:rsidR="0089432F" w:rsidRPr="00DE3DBA" w14:paraId="74A38614"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33DACFF7" w14:textId="77777777" w:rsidR="00F627A2" w:rsidRPr="00DE3DBA" w:rsidRDefault="00B624A8">
            <w:r>
              <w:rPr>
                <w:sz w:val="18"/>
                <w:szCs w:val="18"/>
              </w:rPr>
              <w:t>Inclusion de mots complets</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C68FBBD" w14:textId="77777777" w:rsidR="00F627A2" w:rsidRPr="00DE3DBA" w:rsidRDefault="00B624A8">
            <w:pPr>
              <w:jc w:val="center"/>
            </w:pPr>
            <w:r>
              <w:rPr>
                <w:sz w:val="18"/>
                <w:szCs w:val="18"/>
              </w:rPr>
              <w:t>354</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28E66AB"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055BE6" w14:textId="77777777" w:rsidR="00F627A2" w:rsidRPr="00DE3DBA" w:rsidRDefault="00B624A8">
            <w:pPr>
              <w:jc w:val="center"/>
            </w:pPr>
            <w:r>
              <w:rPr>
                <w:sz w:val="18"/>
                <w:szCs w:val="18"/>
              </w:rPr>
              <w:t>Alias conservé</w:t>
            </w:r>
          </w:p>
        </w:tc>
      </w:tr>
      <w:tr w:rsidR="0089432F" w:rsidRPr="00DE3DBA" w14:paraId="4E87D363"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05BB376" w14:textId="77777777" w:rsidR="00F627A2" w:rsidRPr="00DE3DBA" w:rsidRDefault="00B624A8">
            <w:r>
              <w:rPr>
                <w:sz w:val="18"/>
                <w:szCs w:val="18"/>
              </w:rPr>
              <w:t>Équivalence historique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9009BFF" w14:textId="77777777" w:rsidR="00F627A2" w:rsidRPr="00DE3DBA" w:rsidRDefault="00B624A8">
            <w:pPr>
              <w:jc w:val="center"/>
            </w:pPr>
            <w:r>
              <w:rPr>
                <w:sz w:val="18"/>
                <w:szCs w:val="18"/>
              </w:rPr>
              <w:t>69</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76D4F37"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784D90E" w14:textId="77777777" w:rsidR="00F627A2" w:rsidRPr="00DE3DBA" w:rsidRDefault="00B624A8">
            <w:pPr>
              <w:jc w:val="center"/>
            </w:pPr>
            <w:r>
              <w:rPr>
                <w:sz w:val="18"/>
                <w:szCs w:val="18"/>
              </w:rPr>
              <w:t>Vérifiée</w:t>
            </w:r>
          </w:p>
        </w:tc>
      </w:tr>
      <w:tr w:rsidR="0089432F" w:rsidRPr="00DE3DBA" w14:paraId="1D18F3F9"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BC56CFB" w14:textId="77777777" w:rsidR="00F627A2" w:rsidRPr="00DE3DBA" w:rsidRDefault="00B624A8">
            <w:pPr>
              <w:rPr>
                <w:lang w:val="fr-CA"/>
              </w:rPr>
            </w:pPr>
            <w:r>
              <w:rPr>
                <w:sz w:val="18"/>
                <w:szCs w:val="18"/>
                <w:lang w:val="fr-CA"/>
              </w:rPr>
              <w:t>Propagation par numéro de bande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FF2C83A" w14:textId="77777777" w:rsidR="00F627A2" w:rsidRPr="00DE3DBA" w:rsidRDefault="00B624A8">
            <w:pPr>
              <w:jc w:val="center"/>
            </w:pPr>
            <w:r>
              <w:rPr>
                <w:sz w:val="18"/>
                <w:szCs w:val="18"/>
              </w:rPr>
              <w:t>8</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FF83A40" w14:textId="77777777" w:rsidR="00F627A2" w:rsidRPr="00DE3DBA" w:rsidRDefault="00B624A8">
            <w:pPr>
              <w:jc w:val="center"/>
            </w:pPr>
            <w:r>
              <w:rPr>
                <w:sz w:val="18"/>
                <w:szCs w:val="18"/>
              </w:rPr>
              <w:t>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00DF99B9" w14:textId="77777777" w:rsidR="00F627A2" w:rsidRPr="00DE3DBA" w:rsidRDefault="00B624A8">
            <w:pPr>
              <w:jc w:val="center"/>
            </w:pPr>
            <w:r>
              <w:rPr>
                <w:sz w:val="18"/>
                <w:szCs w:val="18"/>
              </w:rPr>
              <w:t>Même identifiant</w:t>
            </w:r>
          </w:p>
        </w:tc>
      </w:tr>
      <w:tr w:rsidR="0089432F" w:rsidRPr="00DE3DBA" w14:paraId="00B61652"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1545FEA" w14:textId="77777777" w:rsidR="00F627A2" w:rsidRPr="00DE3DBA" w:rsidRDefault="00B624A8">
            <w:r>
              <w:rPr>
                <w:sz w:val="18"/>
                <w:szCs w:val="18"/>
              </w:rPr>
              <w:t>Exclusion manuelle</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7CF06BC8" w14:textId="77777777" w:rsidR="00F627A2" w:rsidRPr="00DE3DBA" w:rsidRDefault="00B624A8">
            <w:pPr>
              <w:jc w:val="center"/>
            </w:pPr>
            <w:r>
              <w:rPr>
                <w:sz w:val="18"/>
                <w:szCs w:val="18"/>
              </w:rPr>
              <w:t>20</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2E63E306" w14:textId="77777777" w:rsidR="00F627A2" w:rsidRPr="00DE3DBA" w:rsidRDefault="00B624A8">
            <w:pPr>
              <w:jc w:val="center"/>
            </w:pPr>
            <w:r>
              <w:rPr>
                <w:sz w:val="18"/>
                <w:szCs w:val="18"/>
              </w:rPr>
              <w:t>Non-FNLM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49093153" w14:textId="77777777" w:rsidR="00F627A2" w:rsidRPr="00DE3DBA" w:rsidRDefault="00B624A8">
            <w:pPr>
              <w:jc w:val="center"/>
            </w:pPr>
            <w:r>
              <w:rPr>
                <w:sz w:val="18"/>
                <w:szCs w:val="18"/>
              </w:rPr>
              <w:t>Faux positifs trouvés</w:t>
            </w:r>
          </w:p>
        </w:tc>
      </w:tr>
      <w:tr w:rsidR="0089432F" w:rsidRPr="00DE3DBA" w14:paraId="39F2B544" w14:textId="77777777">
        <w:trPr>
          <w:cantSplit/>
          <w:jc w:val="center"/>
        </w:trPr>
        <w:tc>
          <w:tcPr>
            <w:tcW w:w="336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483011B" w14:textId="77777777" w:rsidR="00F627A2" w:rsidRPr="00DE3DBA" w:rsidRDefault="00B624A8">
            <w:r>
              <w:rPr>
                <w:sz w:val="18"/>
                <w:szCs w:val="18"/>
              </w:rPr>
              <w:t>Aucune correspondance FNLM</w:t>
            </w:r>
          </w:p>
        </w:tc>
        <w:tc>
          <w:tcPr>
            <w:tcW w:w="1999"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10CE674B" w14:textId="77777777" w:rsidR="00F627A2" w:rsidRPr="00DE3DBA" w:rsidRDefault="00B624A8">
            <w:pPr>
              <w:jc w:val="center"/>
            </w:pPr>
            <w:r>
              <w:rPr>
                <w:sz w:val="18"/>
                <w:szCs w:val="18"/>
              </w:rPr>
              <w:t>3 351</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595D5833" w14:textId="77777777" w:rsidR="00F627A2" w:rsidRPr="00DE3DBA" w:rsidRDefault="00B624A8">
            <w:pPr>
              <w:jc w:val="center"/>
            </w:pPr>
            <w:r>
              <w:rPr>
                <w:sz w:val="18"/>
                <w:szCs w:val="18"/>
              </w:rPr>
              <w:t>Non-FNLM</w:t>
            </w:r>
          </w:p>
        </w:tc>
        <w:tc>
          <w:tcPr>
            <w:tcW w:w="2000" w:type="dxa"/>
            <w:tcBorders>
              <w:top w:val="single" w:sz="2" w:space="0" w:color="999999"/>
              <w:left w:val="single" w:sz="2" w:space="0" w:color="999999"/>
              <w:bottom w:val="single" w:sz="2" w:space="0" w:color="999999"/>
              <w:right w:val="single" w:sz="2" w:space="0" w:color="999999"/>
            </w:tcBorders>
            <w:tcMar>
              <w:top w:w="105" w:type="dxa"/>
              <w:left w:w="120" w:type="dxa"/>
              <w:bottom w:w="105" w:type="dxa"/>
              <w:right w:w="120" w:type="dxa"/>
            </w:tcMar>
            <w:vAlign w:val="center"/>
          </w:tcPr>
          <w:p w14:paraId="6D0D7FF4" w14:textId="77777777" w:rsidR="00F627A2" w:rsidRPr="00DE3DBA" w:rsidRDefault="00B624A8">
            <w:pPr>
              <w:jc w:val="center"/>
            </w:pPr>
            <w:r>
              <w:rPr>
                <w:sz w:val="18"/>
                <w:szCs w:val="18"/>
              </w:rPr>
              <w:t>Pas un taux d’échec</w:t>
            </w:r>
          </w:p>
        </w:tc>
      </w:tr>
    </w:tbl>
    <w:p w14:paraId="2F20D4D6"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1991D522" w14:textId="77777777" w:rsidR="0072088D" w:rsidRPr="00C67E1B" w:rsidRDefault="0072088D">
      <w:pPr>
        <w:pStyle w:val="Lecturetableau"/>
        <w:spacing w:line="360" w:lineRule="auto"/>
        <w:jc w:val="both"/>
        <w:rPr>
          <w:color w:val="auto"/>
          <w:sz w:val="22"/>
          <w:lang w:val="fr-CA"/>
        </w:rPr>
      </w:pPr>
    </w:p>
    <w:p w14:paraId="0AAA4675" w14:textId="77777777" w:rsidR="00C67E1B" w:rsidRPr="00C67E1B" w:rsidRDefault="00C67E1B" w:rsidP="00C67E1B">
      <w:pPr>
        <w:pStyle w:val="Lecturetableau"/>
        <w:spacing w:line="360" w:lineRule="auto"/>
        <w:jc w:val="both"/>
        <w:rPr>
          <w:color w:val="auto"/>
          <w:sz w:val="22"/>
          <w:lang w:val="fr-CA"/>
        </w:rPr>
      </w:pPr>
      <w:r>
        <w:rPr>
          <w:color w:val="auto"/>
          <w:sz w:val="22"/>
          <w:lang w:val="fr-CA"/>
        </w:rPr>
        <w:t xml:space="preserve">Les quatre premières lignes du Tableau 4.10 montrent comment les 1 132 sites FNLM de l’échantillon analytique ont été appariés. Avant les exclusions, le notebook </w:t>
        <w:lastRenderedPageBreak/>
        <w:t xml:space="preserve">comptait 1 179 sites FNLM, dont 736 par correspondance exacte, 366 par inclusion de mots, 69 par équivalence historique et 8 par numéro de bande. Après le retrait de 47 sites appartenant à quatre nations en autonomie gouvernementale, il reste 1 132 sites FNLM.</w:t>
      </w:r>
    </w:p>
    <w:p w14:paraId="415DA675" w14:textId="77777777" w:rsidR="00C67E1B" w:rsidRPr="00C67E1B" w:rsidRDefault="00C67E1B" w:rsidP="00C67E1B">
      <w:pPr>
        <w:pStyle w:val="Lecturetableau"/>
        <w:spacing w:line="360" w:lineRule="auto"/>
        <w:jc w:val="both"/>
        <w:rPr>
          <w:color w:val="auto"/>
          <w:sz w:val="22"/>
          <w:lang w:val="fr-CA"/>
        </w:rPr>
      </w:pPr>
      <w:r>
        <w:rPr>
          <w:color w:val="auto"/>
          <w:sz w:val="22"/>
          <w:lang w:val="fr-CA"/>
        </w:rPr>
        <w:t xml:space="preserve">Les autres sites sur réserve sont classés comme non-FNLM. Ce groupe comprend 20 exclusions et 3 351 sites sans correspondance, pour un total de 3 371 sites. Les 20 exclusions viennent de six faux positifs repérés lors de la vérification.</w:t>
      </w:r>
    </w:p>
    <w:p w14:paraId="40C7B9EF" w14:textId="77777777" w:rsidR="00C67E1B" w:rsidRPr="00C67E1B" w:rsidRDefault="00C67E1B" w:rsidP="00C67E1B">
      <w:pPr>
        <w:pStyle w:val="Lecturetableau"/>
        <w:jc w:val="both"/>
        <w:rPr>
          <w:color w:val="auto"/>
          <w:sz w:val="22"/>
          <w:lang w:val="fr-CA"/>
        </w:rPr>
      </w:pPr>
    </w:p>
    <w:p w14:paraId="4934E116" w14:textId="77777777" w:rsidR="0089432F" w:rsidRPr="00C67E1B" w:rsidRDefault="00C67E1B" w:rsidP="00C67E1B">
      <w:pPr>
        <w:pStyle w:val="Lecturetableau"/>
        <w:spacing w:line="360" w:lineRule="auto"/>
        <w:jc w:val="both"/>
        <w:rPr>
          <w:color w:val="auto"/>
          <w:sz w:val="22"/>
          <w:lang w:val="fr-CA"/>
        </w:rPr>
      </w:pPr>
      <w:r>
        <w:rPr>
          <w:color w:val="auto"/>
          <w:sz w:val="22"/>
          <w:lang w:val="fr-CA"/>
        </w:rPr>
        <w:t xml:space="preserve">La mention « aucune correspondance » indique que l’information disponible ne permet pas d’associer le site à une Première Nation de la liste FNLM. Elle ne suffit donc pas à conclure à un échec de l’appariement.</w:t>
      </w:r>
      <w:del w:id="9028" w:author="Claude (vérification)" w:date="2026-10-01T00:00:00Z">
        <w:r>
          <w:rPr>
            <w:color w:val="auto"/>
            <w:sz w:val="22"/>
            <w:lang w:val="fr-CA"/>
          </w:rPr>
          <w:delText xml:space="preserve"> Le groupe FNLM compte 1 132 sites. Les 3 371 autres sites sur réserve se décomposent en 20 exclusions manuelles et 3 351 sites sans correspondance.</w:delText>
        </w:r>
      </w:del>
    </w:p>
    <w:p w14:paraId="0CABEBFA" w14:textId="77777777" w:rsidR="00064E07" w:rsidRDefault="00B624A8" w:rsidP="00064E07">
      <w:pPr>
        <w:pStyle w:val="Heading3"/>
        <w:keepNext/>
        <w:keepLines/>
        <w:rPr>
          <w:lang w:val="fr-CA"/>
        </w:rPr>
      </w:pPr>
      <w:bookmarkStart w:id="116" w:name="_Toc239784781"/>
      <w:r>
        <w:rPr>
          <w:lang w:val="fr-CA"/>
        </w:rPr>
        <w:t>4.8.4 Sensibilité à la datation du statut FNLM</w:t>
      </w:r>
      <w:bookmarkEnd w:id="116"/>
    </w:p>
    <w:p w14:paraId="3A888746" w14:textId="77777777" w:rsidR="00064E07" w:rsidRPr="00064E07" w:rsidRDefault="00064E07" w:rsidP="00064E07">
      <w:pPr>
        <w:jc w:val="both"/>
        <w:rPr>
          <w:lang w:val="fr-CA"/>
        </w:rPr>
      </w:pPr>
      <w:r>
        <w:rPr>
          <w:lang w:val="fr-CA"/>
        </w:rPr>
        <w:t>L’indicateur principal utilise le statut FNLM observé en mars 2026, alors que les données se terminent en 2022-2023. Une nation devenue opérationnelle après le début de la période peut donc être classée FNLM pour des années où elle ne l’était pas encore.</w:t>
      </w:r>
    </w:p>
    <w:p w14:paraId="22BA5DC6" w14:textId="77777777" w:rsidR="00064E07" w:rsidRPr="00064E07" w:rsidRDefault="00064E07" w:rsidP="00064E07">
      <w:pPr>
        <w:jc w:val="both"/>
        <w:rPr>
          <w:lang w:val="fr-CA"/>
        </w:rPr>
      </w:pPr>
      <w:r>
        <w:rPr>
          <w:lang w:val="fr-CA"/>
        </w:rPr>
        <w:t xml:space="preserve">Parmi les 1 132 sites classés FNLM, 919 appartiennent à une nation dont la date d’entrée en vigueur est connue. La date la plus récente est juillet 2020, soit avant la fin de la période étudiée. Pour les 213 autres sites, aucune date n’est disponible. Nous ne pouvons pas déterminer leur statut FNLM exact au cours des années précédentes.</w:t>
      </w:r>
    </w:p>
    <w:p w14:paraId="62AC4A7F" w14:textId="77777777" w:rsidR="00064E07" w:rsidRPr="00064E07" w:rsidRDefault="00064E07" w:rsidP="00064E07">
      <w:pPr>
        <w:jc w:val="both"/>
        <w:rPr>
          <w:lang w:val="fr-CA"/>
        </w:rPr>
      </w:pPr>
      <w:r>
        <w:rPr>
          <w:lang w:val="fr-CA"/>
        </w:rPr>
        <w:t xml:space="preserve">Afin de vérifier si cette incertitude influence les résultats, nous avons testé deux scénarios. Dans le premier, les 213 sites sont reclassés parmi les réserves non-FNLM. Dans le deuxième, ils sont retirés de l’échantillon. Les résultats sont très semblables dans les deux cas.</w:t>
      </w:r>
    </w:p>
    <w:p w14:paraId="06B2D49D" w14:textId="77777777" w:rsidR="00064E07" w:rsidRPr="00064E07" w:rsidRDefault="00064E07" w:rsidP="00064E07">
      <w:pPr>
        <w:jc w:val="both"/>
        <w:rPr>
          <w:lang w:val="fr-CA"/>
        </w:rPr>
      </w:pPr>
      <w:r>
        <w:rPr>
          <w:lang w:val="fr-CA"/>
        </w:rPr>
        <w:t xml:space="preserve">Dans le premier scénario, l’écart de statut actif entre les réserves FNLM et les sites hors réserve passe de 19,3 à 22,3 points de pourcentage. L’écart entre les réserves FNLM et les autres réserves passe de 11,2 à 14,4 points et reste significatif au seuil de 1 %. Pour la priorité d’action, aucune différence significative n’est observée entre les deux groupes de réserves (p = 0,237). Pour la haute priorité, l’écart passe de -14,9 à -</w:t>
        <w:lastRenderedPageBreak/>
        <w:t xml:space="preserve">16,3 points et demeure significatif. Le second scénario donne des résultats très proches, soit 14,3 points pour le statut actif et -16,7 points pour la haute priorité.</w:t>
      </w:r>
    </w:p>
    <w:p w14:paraId="159342C9" w14:textId="77777777" w:rsidR="00064E07" w:rsidRPr="00E5619C" w:rsidRDefault="00064E07" w:rsidP="00064E07">
      <w:pPr>
        <w:jc w:val="both"/>
        <w:rPr>
          <w:lang w:val="fr-CA"/>
        </w:rPr>
      </w:pPr>
      <w:r>
        <w:rPr>
          <w:lang w:val="fr-CA"/>
        </w:rPr>
        <w:t xml:space="preserve">Ces deux scénarios montrent donc que les 213 sites sans date n’expliquent pas les résultats principaux. Leur reclassement augmente légèrement les écarts estimés. </w:t>
      </w:r>
    </w:p>
    <w:p w14:paraId="4D75D1E4" w14:textId="77777777" w:rsidR="006A2A72" w:rsidRDefault="00000000">
      <w:pPr>
        <w:pStyle w:val="Lgendetableau"/>
        <w:spacing w:after="100" w:line="360" w:lineRule="auto"/>
        <w:jc w:val="center"/>
        <w:rPr>
          <w:sz w:val="24"/>
          <w:szCs w:val="24"/>
          <w:lang w:val="fr-CA"/>
        </w:rPr>
      </w:pPr>
      <w:r>
        <w:rPr>
          <w:sz w:val="24"/>
          <w:szCs w:val="24"/>
          <w:lang w:val="fr-CA"/>
        </w:rPr>
        <w:t>Tableau 4.11 : Codage des 213 sites FNLM sans date statutaire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400"/>
        <w:gridCol w:w="1900"/>
        <w:gridCol w:w="1300"/>
        <w:gridCol w:w="1800"/>
        <w:gridCol w:w="1200"/>
        <w:gridCol w:w="900"/>
      </w:tblGrid>
      <w:tr w:rsidR="006A2A72" w14:paraId="419DC74A" w14:textId="77777777">
        <w:trPr>
          <w:cantSplit/>
          <w:tblHeader/>
          <w:jc w:val="center"/>
        </w:trPr>
        <w:tc>
          <w:tcPr>
            <w:tcW w:w="24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C01EC7F" w14:textId="77777777" w:rsidR="006A2A72" w:rsidRDefault="00000000">
            <w:pPr>
              <w:jc w:val="center"/>
              <w:rPr>
                <w:b/>
                <w:sz w:val="18"/>
                <w:szCs w:val="18"/>
                <w:lang w:val="fr-CA"/>
              </w:rPr>
            </w:pPr>
            <w:r>
              <w:rPr>
                <w:b/>
                <w:sz w:val="18"/>
                <w:szCs w:val="18"/>
                <w:lang w:val="fr-CA"/>
              </w:rPr>
              <w:t>Codage</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0DAA7B8" w14:textId="77777777" w:rsidR="006A2A72" w:rsidRDefault="00000000">
            <w:pPr>
              <w:jc w:val="center"/>
              <w:rPr>
                <w:b/>
                <w:sz w:val="18"/>
                <w:szCs w:val="18"/>
                <w:lang w:val="fr-CA"/>
              </w:rPr>
            </w:pPr>
            <w:r>
              <w:rPr>
                <w:b/>
                <w:sz w:val="18"/>
                <w:szCs w:val="18"/>
                <w:lang w:val="fr-CA"/>
              </w:rPr>
              <w:t>Issue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F6100AE" w14:textId="77777777" w:rsidR="006A2A72" w:rsidRDefault="00000000">
            <w:pPr>
              <w:jc w:val="center"/>
              <w:rPr>
                <w:b/>
                <w:sz w:val="18"/>
                <w:szCs w:val="18"/>
                <w:lang w:val="fr-CA"/>
              </w:rPr>
            </w:pPr>
            <w:r>
              <w:rPr>
                <w:b/>
                <w:sz w:val="18"/>
                <w:szCs w:val="18"/>
                <w:lang w:val="fr-CA"/>
              </w:rPr>
              <w:t>FNLM</w:t>
            </w:r>
          </w:p>
        </w:tc>
        <w:tc>
          <w:tcPr>
            <w:tcW w:w="18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763EDF3" w14:textId="77777777" w:rsidR="006A2A72" w:rsidRDefault="00000000">
            <w:pPr>
              <w:jc w:val="center"/>
              <w:rPr>
                <w:b/>
                <w:sz w:val="18"/>
                <w:szCs w:val="18"/>
                <w:lang w:val="fr-CA"/>
              </w:rPr>
            </w:pPr>
            <w:r>
              <w:rPr>
                <w:b/>
                <w:sz w:val="18"/>
                <w:szCs w:val="18"/>
                <w:lang w:val="fr-CA"/>
              </w:rPr>
              <w:t>Autres réserves</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FAC5BD8" w14:textId="77777777" w:rsidR="006A2A72" w:rsidRDefault="00000000">
            <w:pPr>
              <w:jc w:val="center"/>
              <w:rPr>
                <w:b/>
                <w:sz w:val="18"/>
                <w:szCs w:val="18"/>
                <w:lang w:val="fr-CA"/>
              </w:rPr>
            </w:pPr>
            <w:r>
              <w:rPr>
                <w:b/>
                <w:sz w:val="18"/>
                <w:szCs w:val="18"/>
                <w:lang w:val="fr-CA"/>
              </w:rPr>
              <w:t>Écart</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24C3BC6" w14:textId="77777777" w:rsidR="006A2A72" w:rsidRDefault="00000000">
            <w:pPr>
              <w:jc w:val="center"/>
              <w:rPr>
                <w:b/>
                <w:sz w:val="18"/>
                <w:szCs w:val="18"/>
                <w:lang w:val="fr-CA"/>
              </w:rPr>
            </w:pPr>
            <w:r>
              <w:rPr>
                <w:b/>
                <w:sz w:val="18"/>
                <w:szCs w:val="18"/>
                <w:lang w:val="fr-CA"/>
              </w:rPr>
              <w:t>p</w:t>
            </w:r>
          </w:p>
        </w:tc>
      </w:tr>
      <w:tr w:rsidR="006A2A72" w14:paraId="42654485"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CF329BD" w14:textId="77777777" w:rsidR="006A2A72" w:rsidRPr="00C67E1B" w:rsidRDefault="00000000">
            <w:pPr>
              <w:jc w:val="center"/>
              <w:rPr>
                <w:b/>
                <w:bCs/>
                <w:sz w:val="18"/>
                <w:szCs w:val="18"/>
                <w:lang w:val="fr-CA"/>
              </w:rPr>
            </w:pPr>
            <w:r>
              <w:rPr>
                <w:b/>
                <w:bCs/>
                <w:sz w:val="18"/>
                <w:szCs w:val="18"/>
                <w:lang w:val="fr-CA"/>
              </w:rPr>
              <w:t>Statut de mars 2026</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952FEB"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5C38AB" w14:textId="77777777" w:rsidR="006A2A72" w:rsidRDefault="00000000">
            <w:pPr>
              <w:jc w:val="center"/>
              <w:rPr>
                <w:sz w:val="18"/>
                <w:szCs w:val="18"/>
                <w:lang w:val="fr-CA"/>
              </w:rPr>
            </w:pPr>
            <w:r>
              <w:rPr>
                <w:sz w:val="18"/>
                <w:szCs w:val="18"/>
                <w:lang w:val="fr-CA"/>
              </w:rPr>
              <w:t>0,125</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9F6B9FC" w14:textId="77777777" w:rsidR="006A2A72" w:rsidRDefault="00000000">
            <w:pPr>
              <w:jc w:val="center"/>
              <w:rPr>
                <w:sz w:val="18"/>
                <w:szCs w:val="18"/>
                <w:lang w:val="fr-CA"/>
              </w:rPr>
            </w:pPr>
            <w:r>
              <w:rPr>
                <w:sz w:val="18"/>
                <w:szCs w:val="18"/>
                <w:lang w:val="fr-CA"/>
              </w:rPr>
              <w:t>0,145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49C56C" w14:textId="77777777" w:rsidR="006A2A72" w:rsidRDefault="00917EAC">
            <w:pPr>
              <w:jc w:val="center"/>
              <w:rPr>
                <w:sz w:val="18"/>
                <w:szCs w:val="18"/>
                <w:lang w:val="fr-CA"/>
              </w:rPr>
            </w:pPr>
            <w:r>
              <w:rPr>
                <w:sz w:val="18"/>
                <w:szCs w:val="18"/>
                <w:lang w:val="fr-CA"/>
              </w:rPr>
              <w:t>-0,020</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27A803" w14:textId="77777777" w:rsidR="006A2A72" w:rsidRDefault="00000000">
            <w:pPr>
              <w:jc w:val="center"/>
              <w:rPr>
                <w:sz w:val="18"/>
                <w:szCs w:val="18"/>
                <w:lang w:val="fr-CA"/>
              </w:rPr>
            </w:pPr>
            <w:r>
              <w:rPr>
                <w:sz w:val="18"/>
                <w:szCs w:val="18"/>
                <w:lang w:val="fr-CA"/>
              </w:rPr>
              <w:t>0,458</w:t>
            </w:r>
          </w:p>
        </w:tc>
      </w:tr>
      <w:tr w:rsidR="006A2A72" w14:paraId="7358F90B"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027C75"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6D5BAF"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6337D8" w14:textId="77777777" w:rsidR="006A2A72" w:rsidRDefault="00000000">
            <w:pPr>
              <w:jc w:val="center"/>
              <w:rPr>
                <w:sz w:val="18"/>
                <w:szCs w:val="18"/>
                <w:lang w:val="fr-CA"/>
              </w:rPr>
            </w:pPr>
            <w:r>
              <w:rPr>
                <w:sz w:val="18"/>
                <w:szCs w:val="18"/>
                <w:lang w:val="fr-CA"/>
              </w:rPr>
              <w:t>0,193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622944" w14:textId="77777777" w:rsidR="006A2A72" w:rsidRDefault="00000000">
            <w:pPr>
              <w:jc w:val="center"/>
              <w:rPr>
                <w:sz w:val="18"/>
                <w:szCs w:val="18"/>
                <w:lang w:val="fr-CA"/>
              </w:rPr>
            </w:pPr>
            <w:r>
              <w:rPr>
                <w:sz w:val="18"/>
                <w:szCs w:val="18"/>
                <w:lang w:val="fr-CA"/>
              </w:rPr>
              <w:t>0,081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D600B3" w14:textId="77777777" w:rsidR="006A2A72" w:rsidRDefault="00917EAC">
            <w:pPr>
              <w:jc w:val="center"/>
              <w:rPr>
                <w:sz w:val="18"/>
                <w:szCs w:val="18"/>
                <w:lang w:val="fr-CA"/>
              </w:rPr>
            </w:pPr>
            <w:r>
              <w:rPr>
                <w:sz w:val="18"/>
                <w:szCs w:val="18"/>
                <w:lang w:val="fr-CA"/>
              </w:rPr>
              <w:t>+0,112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E5BB8D" w14:textId="77777777" w:rsidR="006A2A72" w:rsidRDefault="00000000">
            <w:pPr>
              <w:jc w:val="center"/>
              <w:rPr>
                <w:sz w:val="18"/>
                <w:szCs w:val="18"/>
                <w:lang w:val="fr-CA"/>
              </w:rPr>
            </w:pPr>
            <w:r>
              <w:rPr>
                <w:sz w:val="18"/>
                <w:szCs w:val="18"/>
                <w:lang w:val="fr-CA"/>
              </w:rPr>
              <w:t>&lt;0,001</w:t>
            </w:r>
          </w:p>
        </w:tc>
      </w:tr>
      <w:tr w:rsidR="006A2A72" w14:paraId="0D81EF28"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571F9F"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64DDB9"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9AB635" w14:textId="77777777" w:rsidR="006A2A72" w:rsidRDefault="00000000">
            <w:pPr>
              <w:jc w:val="center"/>
              <w:rPr>
                <w:sz w:val="18"/>
                <w:szCs w:val="18"/>
                <w:lang w:val="fr-CA"/>
              </w:rPr>
            </w:pPr>
            <w:r>
              <w:rPr>
                <w:sz w:val="18"/>
                <w:szCs w:val="18"/>
                <w:lang w:val="fr-CA"/>
              </w:rPr>
              <w:t>0,004</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64CEB57" w14:textId="77777777" w:rsidR="006A2A72" w:rsidRDefault="00000000">
            <w:pPr>
              <w:jc w:val="center"/>
              <w:rPr>
                <w:sz w:val="18"/>
                <w:szCs w:val="18"/>
                <w:lang w:val="fr-CA"/>
              </w:rPr>
            </w:pPr>
            <w:r>
              <w:rPr>
                <w:sz w:val="18"/>
                <w:szCs w:val="18"/>
                <w:lang w:val="fr-CA"/>
              </w:rPr>
              <w:t>0,153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FED4B83" w14:textId="77777777" w:rsidR="006A2A72" w:rsidRDefault="00917EAC">
            <w:pPr>
              <w:jc w:val="center"/>
              <w:rPr>
                <w:sz w:val="18"/>
                <w:szCs w:val="18"/>
                <w:lang w:val="fr-CA"/>
              </w:rPr>
            </w:pPr>
            <w:r>
              <w:rPr>
                <w:sz w:val="18"/>
                <w:szCs w:val="18"/>
                <w:lang w:val="fr-CA"/>
              </w:rPr>
              <w:t>-0,149</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D76B170" w14:textId="77777777" w:rsidR="006A2A72" w:rsidRDefault="00000000">
            <w:pPr>
              <w:jc w:val="center"/>
              <w:rPr>
                <w:sz w:val="18"/>
                <w:szCs w:val="18"/>
                <w:lang w:val="fr-CA"/>
              </w:rPr>
            </w:pPr>
            <w:r>
              <w:rPr>
                <w:sz w:val="18"/>
                <w:szCs w:val="18"/>
                <w:lang w:val="fr-CA"/>
              </w:rPr>
              <w:t>&lt;0,001</w:t>
            </w:r>
          </w:p>
        </w:tc>
      </w:tr>
      <w:tr w:rsidR="006A2A72" w14:paraId="79B51BDD"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C0805C" w14:textId="77777777" w:rsidR="006A2A72" w:rsidRPr="00C67E1B" w:rsidRDefault="00000000">
            <w:pPr>
              <w:jc w:val="center"/>
              <w:rPr>
                <w:b/>
                <w:bCs/>
                <w:sz w:val="18"/>
                <w:szCs w:val="18"/>
                <w:lang w:val="fr-CA"/>
              </w:rPr>
            </w:pPr>
            <w:r>
              <w:rPr>
                <w:b/>
                <w:bCs/>
                <w:sz w:val="18"/>
                <w:szCs w:val="18"/>
                <w:lang w:val="fr-CA"/>
              </w:rPr>
              <w:t>Non datés versés aux autres réserves</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09376B"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9FD039" w14:textId="77777777" w:rsidR="006A2A72" w:rsidRDefault="00000000">
            <w:pPr>
              <w:jc w:val="center"/>
              <w:rPr>
                <w:sz w:val="18"/>
                <w:szCs w:val="18"/>
                <w:lang w:val="fr-CA"/>
              </w:rPr>
            </w:pPr>
            <w:r>
              <w:rPr>
                <w:sz w:val="18"/>
                <w:szCs w:val="18"/>
                <w:lang w:val="fr-CA"/>
              </w:rPr>
              <w:t>0,112</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03F812" w14:textId="77777777" w:rsidR="006A2A72" w:rsidRDefault="00000000">
            <w:pPr>
              <w:jc w:val="center"/>
              <w:rPr>
                <w:sz w:val="18"/>
                <w:szCs w:val="18"/>
                <w:lang w:val="fr-CA"/>
              </w:rPr>
            </w:pPr>
            <w:r>
              <w:rPr>
                <w:sz w:val="18"/>
                <w:szCs w:val="18"/>
                <w:lang w:val="fr-CA"/>
              </w:rPr>
              <w:t>0,147</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5508A73" w14:textId="77777777" w:rsidR="006A2A72" w:rsidRDefault="00917EAC">
            <w:pPr>
              <w:jc w:val="center"/>
              <w:rPr>
                <w:sz w:val="18"/>
                <w:szCs w:val="18"/>
                <w:lang w:val="fr-CA"/>
              </w:rPr>
            </w:pPr>
            <w:r>
              <w:rPr>
                <w:sz w:val="18"/>
                <w:szCs w:val="18"/>
                <w:lang w:val="fr-CA"/>
              </w:rPr>
              <w:t>-0,035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DC5BA9" w14:textId="77777777" w:rsidR="006A2A72" w:rsidRDefault="00000000">
            <w:pPr>
              <w:jc w:val="center"/>
              <w:rPr>
                <w:sz w:val="18"/>
                <w:szCs w:val="18"/>
                <w:lang w:val="fr-CA"/>
              </w:rPr>
            </w:pPr>
            <w:r>
              <w:rPr>
                <w:sz w:val="18"/>
                <w:szCs w:val="18"/>
                <w:lang w:val="fr-CA"/>
              </w:rPr>
              <w:t>0,237</w:t>
            </w:r>
          </w:p>
        </w:tc>
      </w:tr>
      <w:tr w:rsidR="006A2A72" w14:paraId="63BD595C"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FAD357"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8A735E"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78B0EB" w14:textId="77777777" w:rsidR="006A2A72" w:rsidRDefault="00000000">
            <w:pPr>
              <w:jc w:val="center"/>
              <w:rPr>
                <w:sz w:val="18"/>
                <w:szCs w:val="18"/>
                <w:lang w:val="fr-CA"/>
              </w:rPr>
            </w:pPr>
            <w:r>
              <w:rPr>
                <w:sz w:val="18"/>
                <w:szCs w:val="18"/>
                <w:lang w:val="fr-CA"/>
              </w:rPr>
              <w:t>0,223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28040E" w14:textId="77777777" w:rsidR="006A2A72" w:rsidRDefault="00000000">
            <w:pPr>
              <w:jc w:val="center"/>
              <w:rPr>
                <w:sz w:val="18"/>
                <w:szCs w:val="18"/>
                <w:lang w:val="fr-CA"/>
              </w:rPr>
            </w:pPr>
            <w:r>
              <w:rPr>
                <w:sz w:val="18"/>
                <w:szCs w:val="18"/>
                <w:lang w:val="fr-CA"/>
              </w:rPr>
              <w:t>0,079</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9308160" w14:textId="77777777" w:rsidR="006A2A72" w:rsidRDefault="00917EAC">
            <w:pPr>
              <w:jc w:val="center"/>
              <w:rPr>
                <w:sz w:val="18"/>
                <w:szCs w:val="18"/>
                <w:lang w:val="fr-CA"/>
              </w:rPr>
            </w:pPr>
            <w:r>
              <w:rPr>
                <w:sz w:val="18"/>
                <w:szCs w:val="18"/>
                <w:lang w:val="fr-CA"/>
              </w:rPr>
              <w:t>+0,144</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E0161E" w14:textId="77777777" w:rsidR="006A2A72" w:rsidRDefault="00000000">
            <w:pPr>
              <w:jc w:val="center"/>
              <w:rPr>
                <w:sz w:val="18"/>
                <w:szCs w:val="18"/>
                <w:lang w:val="fr-CA"/>
              </w:rPr>
            </w:pPr>
            <w:r>
              <w:rPr>
                <w:sz w:val="18"/>
                <w:szCs w:val="18"/>
                <w:lang w:val="fr-CA"/>
              </w:rPr>
              <w:t>&lt;0,001</w:t>
            </w:r>
          </w:p>
        </w:tc>
      </w:tr>
      <w:tr w:rsidR="006A2A72" w14:paraId="6053BA83"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19FDCE"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2AAA70"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1D98C64" w14:textId="77777777" w:rsidR="006A2A72" w:rsidRDefault="00917EAC">
            <w:pPr>
              <w:jc w:val="center"/>
              <w:rPr>
                <w:sz w:val="18"/>
                <w:szCs w:val="18"/>
                <w:lang w:val="fr-CA"/>
              </w:rPr>
            </w:pPr>
            <w:r>
              <w:rPr>
                <w:sz w:val="18"/>
                <w:szCs w:val="18"/>
                <w:lang w:val="fr-CA"/>
              </w:rPr>
              <w:t>-0,013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EB9BEB" w14:textId="77777777" w:rsidR="006A2A72" w:rsidRDefault="00000000">
            <w:pPr>
              <w:jc w:val="center"/>
              <w:rPr>
                <w:sz w:val="18"/>
                <w:szCs w:val="18"/>
                <w:lang w:val="fr-CA"/>
              </w:rPr>
            </w:pPr>
            <w:r>
              <w:rPr>
                <w:sz w:val="18"/>
                <w:szCs w:val="18"/>
                <w:lang w:val="fr-CA"/>
              </w:rPr>
              <w:t>0,151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C933B5" w14:textId="77777777" w:rsidR="006A2A72" w:rsidRDefault="00917EAC">
            <w:pPr>
              <w:jc w:val="center"/>
              <w:rPr>
                <w:sz w:val="18"/>
                <w:szCs w:val="18"/>
                <w:lang w:val="fr-CA"/>
              </w:rPr>
            </w:pPr>
            <w:r>
              <w:rPr>
                <w:sz w:val="18"/>
                <w:szCs w:val="18"/>
                <w:lang w:val="fr-CA"/>
              </w:rPr>
              <w:t>-0,163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D16D1D" w14:textId="77777777" w:rsidR="006A2A72" w:rsidRDefault="00000000">
            <w:pPr>
              <w:jc w:val="center"/>
              <w:rPr>
                <w:sz w:val="18"/>
                <w:szCs w:val="18"/>
                <w:lang w:val="fr-CA"/>
              </w:rPr>
            </w:pPr>
            <w:r>
              <w:rPr>
                <w:sz w:val="18"/>
                <w:szCs w:val="18"/>
                <w:lang w:val="fr-CA"/>
              </w:rPr>
              <w:t>&lt;0,001</w:t>
            </w:r>
          </w:p>
        </w:tc>
      </w:tr>
      <w:tr w:rsidR="006A2A72" w14:paraId="33CB8095"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72730A6" w14:textId="77777777" w:rsidR="006A2A72" w:rsidRPr="00C67E1B" w:rsidRDefault="00000000">
            <w:pPr>
              <w:jc w:val="center"/>
              <w:rPr>
                <w:b/>
                <w:bCs/>
                <w:sz w:val="18"/>
                <w:szCs w:val="18"/>
                <w:lang w:val="fr-CA"/>
              </w:rPr>
            </w:pPr>
            <w:r>
              <w:rPr>
                <w:b/>
                <w:bCs/>
                <w:sz w:val="18"/>
                <w:szCs w:val="18"/>
                <w:lang w:val="fr-CA"/>
              </w:rPr>
              <w:t>Non datés exclus</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8209DA" w14:textId="77777777" w:rsidR="006A2A72" w:rsidRDefault="00000000">
            <w:pPr>
              <w:jc w:val="center"/>
              <w:rPr>
                <w:sz w:val="18"/>
                <w:szCs w:val="18"/>
                <w:lang w:val="fr-CA"/>
              </w:rPr>
            </w:pPr>
            <w:r>
              <w:rPr>
                <w:sz w:val="18"/>
                <w:szCs w:val="18"/>
                <w:lang w:val="fr-CA"/>
              </w:rPr>
              <w:t>Priorité d’action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8C0B6DA" w14:textId="77777777" w:rsidR="006A2A72" w:rsidRDefault="00000000">
            <w:pPr>
              <w:jc w:val="center"/>
              <w:rPr>
                <w:sz w:val="18"/>
                <w:szCs w:val="18"/>
                <w:lang w:val="fr-CA"/>
              </w:rPr>
            </w:pPr>
            <w:r>
              <w:rPr>
                <w:sz w:val="18"/>
                <w:szCs w:val="18"/>
                <w:lang w:val="fr-CA"/>
              </w:rPr>
              <w:t>0,112</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33AE0D" w14:textId="77777777" w:rsidR="006A2A72" w:rsidRDefault="00000000">
            <w:pPr>
              <w:jc w:val="center"/>
              <w:rPr>
                <w:sz w:val="18"/>
                <w:szCs w:val="18"/>
                <w:lang w:val="fr-CA"/>
              </w:rPr>
            </w:pPr>
            <w:r>
              <w:rPr>
                <w:sz w:val="18"/>
                <w:szCs w:val="18"/>
                <w:lang w:val="fr-CA"/>
              </w:rPr>
              <w:t>0,145</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DA8EEEF" w14:textId="77777777" w:rsidR="006A2A72" w:rsidRDefault="00917EAC">
            <w:pPr>
              <w:jc w:val="center"/>
              <w:rPr>
                <w:sz w:val="18"/>
                <w:szCs w:val="18"/>
                <w:lang w:val="fr-CA"/>
              </w:rPr>
            </w:pPr>
            <w:r>
              <w:rPr>
                <w:sz w:val="18"/>
                <w:szCs w:val="18"/>
                <w:lang w:val="fr-CA"/>
              </w:rPr>
              <w:t>-0,033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E301DF" w14:textId="77777777" w:rsidR="006A2A72" w:rsidRDefault="00000000">
            <w:pPr>
              <w:jc w:val="center"/>
              <w:rPr>
                <w:sz w:val="18"/>
                <w:szCs w:val="18"/>
                <w:lang w:val="fr-CA"/>
              </w:rPr>
            </w:pPr>
            <w:r>
              <w:rPr>
                <w:sz w:val="18"/>
                <w:szCs w:val="18"/>
                <w:lang w:val="fr-CA"/>
              </w:rPr>
              <w:t>0,271</w:t>
            </w:r>
          </w:p>
        </w:tc>
      </w:tr>
      <w:tr w:rsidR="006A2A72" w14:paraId="186C902D"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110B34A"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BAEB96" w14:textId="77777777" w:rsidR="006A2A72" w:rsidRDefault="00000000">
            <w:pPr>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EC9AD4" w14:textId="77777777" w:rsidR="006A2A72" w:rsidRDefault="00000000">
            <w:pPr>
              <w:jc w:val="center"/>
              <w:rPr>
                <w:sz w:val="18"/>
                <w:szCs w:val="18"/>
                <w:lang w:val="fr-CA"/>
              </w:rPr>
            </w:pPr>
            <w:r>
              <w:rPr>
                <w:sz w:val="18"/>
                <w:szCs w:val="18"/>
                <w:lang w:val="fr-CA"/>
              </w:rPr>
              <w:t>0,223</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0FC9FD6" w14:textId="77777777" w:rsidR="006A2A72" w:rsidRDefault="00000000">
            <w:pPr>
              <w:jc w:val="center"/>
              <w:rPr>
                <w:sz w:val="18"/>
                <w:szCs w:val="18"/>
                <w:lang w:val="fr-CA"/>
              </w:rPr>
            </w:pPr>
            <w:r>
              <w:rPr>
                <w:sz w:val="18"/>
                <w:szCs w:val="18"/>
                <w:lang w:val="fr-CA"/>
              </w:rPr>
              <w:t>0,080</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68CD95E" w14:textId="77777777" w:rsidR="006A2A72" w:rsidRDefault="00917EAC">
            <w:pPr>
              <w:jc w:val="center"/>
              <w:rPr>
                <w:sz w:val="18"/>
                <w:szCs w:val="18"/>
                <w:lang w:val="fr-CA"/>
              </w:rPr>
            </w:pPr>
            <w:r>
              <w:rPr>
                <w:sz w:val="18"/>
                <w:szCs w:val="18"/>
                <w:lang w:val="fr-CA"/>
              </w:rPr>
              <w:t>+0,143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7BB21C" w14:textId="77777777" w:rsidR="006A2A72" w:rsidRDefault="00000000">
            <w:pPr>
              <w:jc w:val="center"/>
              <w:rPr>
                <w:sz w:val="18"/>
                <w:szCs w:val="18"/>
                <w:lang w:val="fr-CA"/>
              </w:rPr>
            </w:pPr>
            <w:r>
              <w:rPr>
                <w:sz w:val="18"/>
                <w:szCs w:val="18"/>
                <w:lang w:val="fr-CA"/>
              </w:rPr>
              <w:t>&lt;0,001</w:t>
            </w:r>
          </w:p>
        </w:tc>
      </w:tr>
      <w:tr w:rsidR="006A2A72" w14:paraId="5199EA7C" w14:textId="77777777">
        <w:trPr>
          <w:cantSplit/>
          <w:jc w:val="center"/>
        </w:trPr>
        <w:tc>
          <w:tcPr>
            <w:tcW w:w="24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E3C413" w14:textId="77777777" w:rsidR="006A2A72" w:rsidRDefault="006A2A72">
            <w:pPr>
              <w:jc w:val="center"/>
              <w:rPr>
                <w:sz w:val="18"/>
                <w:szCs w:val="18"/>
                <w:lang w:val="fr-CA"/>
              </w:rPr>
            </w:pP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E5C972" w14:textId="77777777" w:rsidR="006A2A72" w:rsidRDefault="00000000">
            <w:pPr>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56DEB42" w14:textId="77777777" w:rsidR="006A2A72" w:rsidRDefault="00917EAC">
            <w:pPr>
              <w:jc w:val="center"/>
              <w:rPr>
                <w:sz w:val="18"/>
                <w:szCs w:val="18"/>
                <w:lang w:val="fr-CA"/>
              </w:rPr>
            </w:pPr>
            <w:r>
              <w:rPr>
                <w:sz w:val="18"/>
                <w:szCs w:val="18"/>
                <w:lang w:val="fr-CA"/>
              </w:rPr>
              <w:t>-0,014</w:t>
            </w:r>
          </w:p>
        </w:tc>
        <w:tc>
          <w:tcPr>
            <w:tcW w:w="18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4E742CE" w14:textId="77777777" w:rsidR="006A2A72" w:rsidRDefault="00000000">
            <w:pPr>
              <w:jc w:val="center"/>
              <w:rPr>
                <w:sz w:val="18"/>
                <w:szCs w:val="18"/>
                <w:lang w:val="fr-CA"/>
              </w:rPr>
            </w:pPr>
            <w:r>
              <w:rPr>
                <w:sz w:val="18"/>
                <w:szCs w:val="18"/>
                <w:lang w:val="fr-CA"/>
              </w:rPr>
              <w:t>0,153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6FAAE07" w14:textId="77777777" w:rsidR="006A2A72" w:rsidRDefault="00917EAC">
            <w:pPr>
              <w:jc w:val="center"/>
              <w:rPr>
                <w:sz w:val="18"/>
                <w:szCs w:val="18"/>
                <w:lang w:val="fr-CA"/>
              </w:rPr>
            </w:pPr>
            <w:r>
              <w:rPr>
                <w:sz w:val="18"/>
                <w:szCs w:val="18"/>
                <w:lang w:val="fr-CA"/>
              </w:rPr>
              <w:t>-0,167</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F3308B" w14:textId="77777777" w:rsidR="006A2A72" w:rsidRDefault="00000000">
            <w:pPr>
              <w:jc w:val="center"/>
              <w:rPr>
                <w:sz w:val="18"/>
                <w:szCs w:val="18"/>
                <w:lang w:val="fr-CA"/>
              </w:rPr>
            </w:pPr>
            <w:r>
              <w:rPr>
                <w:sz w:val="18"/>
                <w:szCs w:val="18"/>
                <w:lang w:val="fr-CA"/>
              </w:rPr>
              <w:t>&lt;0,001</w:t>
            </w:r>
          </w:p>
        </w:tc>
      </w:tr>
    </w:tbl>
    <w:p w14:paraId="18C57469"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6A0FA00E" w14:textId="77777777" w:rsidR="00DA4D12" w:rsidRPr="00094EBB" w:rsidRDefault="00DA4D12" w:rsidP="00F1197C">
      <w:pPr>
        <w:jc w:val="both"/>
        <w:rPr>
          <w:lang w:val="fr-CA"/>
        </w:rPr>
      </w:pPr>
    </w:p>
    <w:p w14:paraId="747C36F6" w14:textId="77777777" w:rsidR="00864C7D" w:rsidRPr="00DE3DBA" w:rsidRDefault="00B624A8">
      <w:pPr>
        <w:pStyle w:val="Heading3"/>
        <w:keepNext/>
        <w:keepLines/>
        <w:rPr>
          <w:lang w:val="fr-CA"/>
        </w:rPr>
      </w:pPr>
      <w:bookmarkStart w:id="117" w:name="_Toc239784782"/>
      <w:r>
        <w:rPr>
          <w:lang w:val="fr-CA"/>
        </w:rPr>
        <w:t>4.8.5 Cohorte d’adoption : ancienneté du régime ou statut FNLM ?</w:t>
      </w:r>
      <w:bookmarkEnd w:id="117"/>
    </w:p>
    <w:p w14:paraId="5C558190" w14:textId="77777777" w:rsidR="00864C7D" w:rsidRDefault="00B624A8">
      <w:pPr>
        <w:jc w:val="both"/>
        <w:rPr>
          <w:lang w:val="fr-CA"/>
        </w:rPr>
      </w:pPr>
      <w:r>
        <w:rPr>
          <w:lang w:val="fr-CA"/>
        </w:rPr>
        <w:t xml:space="preserve">Les nations ayant adopté tôt peuvent différer de celles ayant adopté récemment par leur capacité initiale comme par leur durée d’exposition au régime, et l’indicateur transversal confond ces deux dimensions. Dans l’échantillon daté, les adoptions s’échelonnent de 2000 à 2020, avec une médiane en 2014 calculée sur les sites. Le groupe FNLM est scindé de part et d’autre de cette médiane, soit 503 sites précoces et 416 sites tardifs, et les deux indicatrices de cohorte remplacent l’indicatrice FNLM aux côtés de celle des autres réserves. La catégorie de référence réunit donc les sites </w:t>
        <w:lastRenderedPageBreak/>
        <w:t>hors réserve et les 213 sites FNLM sans date, ce qui fait de la comparaison entre les deux cohortes la seule lecture pertinente.</w:t>
      </w:r>
    </w:p>
    <w:p w14:paraId="57585770" w14:textId="77777777" w:rsidR="00433814" w:rsidRPr="00DE3DBA" w:rsidRDefault="00433814">
      <w:pPr>
        <w:jc w:val="both"/>
        <w:rPr>
          <w:lang w:val="fr-CA"/>
        </w:rPr>
      </w:pPr>
    </w:p>
    <w:p w14:paraId="731F53A1" w14:textId="77777777" w:rsidR="0028000C" w:rsidRPr="00DE3DBA" w:rsidRDefault="0028000C">
      <w:pPr>
        <w:jc w:val="both"/>
        <w:rPr>
          <w:lang w:val="fr-CA"/>
        </w:rPr>
      </w:pPr>
      <w:r>
        <w:rPr>
          <w:lang w:val="fr-CA"/>
        </w:rPr>
        <w:t>Pour le statut actif, l’écart entre les cohortes est de 0,45 point de pourcentage et n’est pas significatif (p = 0,943) ; il ne l’est pas davantage pour la priorité d’action (p = 0,316). La cohorte précoce présente en revanche un écart de haute priorité inférieur de 17,3 points à celui de la cohorte tardive (p = 0,004), les deux coefficients valant -8,3 et +9,0 points par rapport à la catégorie de référence. La haute priorité est donc la seule issue pour laquelle l’écart entre cohortes est significatif, et cet écart ne peut pas être attribué à la durée sous le régime : les nations ayant adopté leur code plus tôt pouvaient déjà différer des autres avant l’adoption.</w:t>
      </w:r>
    </w:p>
    <w:p w14:paraId="13D82F91" w14:textId="77777777" w:rsidR="00F079AD" w:rsidRPr="00FE0C87" w:rsidRDefault="00F079AD" w:rsidP="00FE0C87">
      <w:pPr>
        <w:jc w:val="both"/>
        <w:rPr>
          <w:iCs/>
          <w:lang w:val="fr-CA"/>
        </w:rPr>
      </w:pPr>
    </w:p>
    <w:p w14:paraId="67A58CB0" w14:textId="77777777" w:rsidR="00F627A2" w:rsidRPr="00DE3DBA" w:rsidRDefault="00B624A8">
      <w:pPr>
        <w:pStyle w:val="Heading3"/>
        <w:keepNext/>
        <w:keepLines/>
        <w:rPr>
          <w:lang w:val="fr-CA"/>
        </w:rPr>
      </w:pPr>
      <w:bookmarkStart w:id="118" w:name="_Toc239784783"/>
      <w:r>
        <w:rPr>
          <w:lang w:val="fr-CA"/>
        </w:rPr>
        <w:t>4.8.6 Extension temporelle</w:t>
      </w:r>
      <w:bookmarkEnd w:id="118"/>
      <w:r>
        <w:rPr>
          <w:lang w:val="fr-CA"/>
        </w:rPr>
        <w:t xml:space="preserve"> </w:t>
      </w:r>
    </w:p>
    <w:p w14:paraId="551332EC" w14:textId="77777777" w:rsidR="00064E07" w:rsidRPr="00064E07" w:rsidRDefault="00064E07" w:rsidP="00064E07">
      <w:pPr>
        <w:jc w:val="both"/>
        <w:rPr>
          <w:lang w:val="fr-CA"/>
        </w:rPr>
      </w:pPr>
      <w:r>
        <w:rPr>
          <w:lang w:val="fr-CA"/>
        </w:rPr>
        <w:t xml:space="preserve">Les dates d’entrée proviennent de l’annexe 2 de l’ancienne loi, codifiée au 18 mars 2021. Elles sont disponibles pour 919 des 1 132 sites FNLM. Cependant, les 213 autres sites n’ont pas de date qu’on peut identifier, ce qui représente 1 764 observations dans le panel.</w:t>
      </w:r>
    </w:p>
    <w:p w14:paraId="5C9572A8" w14:textId="77777777" w:rsidR="0042070A" w:rsidRPr="0042070A" w:rsidRDefault="0042070A" w:rsidP="0042070A">
      <w:pPr>
        <w:jc w:val="both"/>
        <w:rPr>
          <w:lang w:val="fr-CA"/>
        </w:rPr>
      </w:pPr>
      <w:r>
        <w:rPr>
          <w:lang w:val="fr-CA"/>
        </w:rPr>
        <w:t>L’analyse temporelle repose sur la variable higheststepcompleted, qui varie dans le temps après le dédoublonnage du panel, contrairement aux variables class et sitestatus. L’indicateur closed et les dépenses varient aussi, mais ne sont pas les variables dépendantes de cette estimation.</w:t>
      </w:r>
    </w:p>
    <w:p w14:paraId="6C5C7896" w14:textId="77777777" w:rsidR="0042070A" w:rsidRPr="0042070A" w:rsidRDefault="0042070A" w:rsidP="0042070A">
      <w:pPr>
        <w:jc w:val="both"/>
        <w:rPr>
          <w:lang w:val="fr-CA"/>
        </w:rPr>
      </w:pPr>
      <w:r>
        <w:rPr>
          <w:lang w:val="fr-CA"/>
        </w:rPr>
        <w:t xml:space="preserve">Le modèle tient compte des différences propres à chaque site et à chaque exercice grâce à des effets fixes. Comme tous les sites ne sont pas observés chaque année, le panel est déséquilibré. Nous avons regroupé les erreurs-types par Première Nation afin de tenir compte du fait que plusieurs sites d’une même Nation peuvent être liés.</w:t>
      </w:r>
    </w:p>
    <w:p w14:paraId="328AFF5D" w14:textId="77777777" w:rsidR="00644223" w:rsidRPr="00DE3DBA" w:rsidRDefault="00644223" w:rsidP="00F1197C">
      <w:pPr>
        <w:jc w:val="both"/>
        <w:rPr>
          <w:lang w:val="fr-CA"/>
        </w:rPr>
      </w:pPr>
    </w:p>
    <w:p w14:paraId="197369C8" w14:textId="77777777" w:rsidR="00F76524" w:rsidRPr="00DE3DBA" w:rsidRDefault="00B624A8">
      <w:pPr>
        <w:spacing w:after="200"/>
        <w:jc w:val="center"/>
        <w:rPr>
          <w:b/>
          <w:bCs/>
          <w:lang w:val="fr-CA"/>
        </w:rPr>
      </w:pPr>
      <w:r>
        <w:rPr>
          <w:b/>
          <w:bCs/>
          <w:lang w:val="fr-CA"/>
        </w:rPr>
        <w:t>La spécification temporelle ajoute des effets fixes de site et d’exercice à un indicateur de traitement daté :</w:t>
      </w:r>
    </w:p>
    <w:p w14:paraId="7BADCCB5" w14:textId="77777777" w:rsidR="00F76524" w:rsidRPr="00DE3DBA" w:rsidRDefault="00B624A8">
      <w:pPr>
        <w:tabs>
          <w:tab w:val="center" w:pos="4277"/>
          <w:tab w:val="right" w:pos="8555"/>
        </w:tabs>
        <w:spacing w:before="160" w:after="160"/>
        <w:rPr>
          <w:lang w:val="fr-CA"/>
        </w:rPr>
      </w:pPr>
      <w:r>
        <w:rPr>
          <w:b/>
          <w:bCs/>
          <w:lang w:val="fr-CA"/>
        </w:rPr>
        <w:t>yᵢₜ = δ fnlm_ᵢₜ + μᵢ + λₜ + εᵢₜ (4)</w:t>
      </w:r>
    </w:p>
    <w:p w14:paraId="55933EA7" w14:textId="77777777" w:rsidR="004A6673" w:rsidRDefault="00B624A8" w:rsidP="00F1197C">
      <w:pPr>
        <w:jc w:val="both"/>
        <w:rPr>
          <w:lang w:val="fr-CA"/>
        </w:rPr>
      </w:pPr>
      <w:r>
        <w:rPr>
          <w:lang w:val="fr-CA"/>
        </w:rPr>
        <w:lastRenderedPageBreak/>
        <w:t>L’échantillon temporel comprend 39 609 observations sur 4 290 sites et 90 bandes datées. Pendant la période étudiée, 334 sites passent du statut non-FNLM au statut FNLM selon la convention de fin d’exercice, contre 398 selon celle du début d’exercice. Dans les deux cas, le coefficient estimé sur higheststepcompleted est faible et n’est pas significatif. Il est de 0,013 étape avec la convention de fin d’exercice (p = 0,910) et de 0,076 étape avec celle du début d’exercice (p = 0,544).</w:t>
      </w:r>
    </w:p>
    <w:p w14:paraId="0CD77319" w14:textId="77777777" w:rsidR="00A34B0B" w:rsidRDefault="0042070A" w:rsidP="00F1197C">
      <w:pPr>
        <w:jc w:val="both"/>
        <w:rPr>
          <w:lang w:val="fr-CA"/>
        </w:rPr>
      </w:pPr>
      <w:del w:id="9029" w:author="Claude (vérification)" w:date="2026-10-01T00:00:00Z">
        <w:r>
          <w:rPr>
            <w:lang w:val="fr-CA"/>
          </w:rPr>
          <w:delText xml:space="preserve">Toutefois, ces</w:delText>
        </w:r>
      </w:del>
      <w:ins w:id="9030" w:author="Claude (vérification)" w:date="2026-10-01T00:00:00Z">
        <w:r>
          <w:rPr>
            <w:lang w:val="fr-CA"/>
          </w:rPr>
          <w:t xml:space="preserve">Ces</w:t>
        </w:r>
      </w:ins>
      <w:r>
        <w:rPr>
          <w:lang w:val="fr-CA"/>
        </w:rPr>
        <w:t xml:space="preserve"> résultats ne confirment pas les écarts observés dans l’analyse transversale, mais ils ne permettent pas non plus de conclure qu’ils sont absents. Avec une puissance statistique de 80 %, le modèle peut seulement détecter des effets d’au moins 0,33 étape. De plus, </w:t>
      </w:r>
      <w:r>
        <w:rPr>
          <w:i/>
          <w:iCs/>
          <w:lang w:val="fr-CA"/>
        </w:rPr>
        <w:t>higheststepcompleted</w:t>
      </w:r>
      <w:r>
        <w:rPr>
          <w:lang w:val="fr-CA"/>
        </w:rPr>
        <w:t xml:space="preserve"> n’avance pas toujours de façon continue, car 358 diminutions sont observées dans 345 sites sur les 4 290 sites de l’échantillon.</w:t>
      </w:r>
    </w:p>
    <w:p w14:paraId="4067452C" w14:textId="77777777" w:rsidR="0042070A" w:rsidRDefault="0042070A" w:rsidP="00F1197C">
      <w:pPr>
        <w:jc w:val="both"/>
        <w:rPr>
          <w:lang w:val="fr-CA"/>
        </w:rPr>
      </w:pPr>
      <w:r>
        <w:rPr>
          <w:lang w:val="fr-CA"/>
        </w:rPr>
        <w:t xml:space="preserve">Ainsi, les dates sont incomplètes pour certaines nations, les sites ne sont pas observés à chaque exercice et il est impossible de vérifier correctement les tendances avant l’adoption. </w:t>
      </w:r>
    </w:p>
    <w:p w14:paraId="54D58093" w14:textId="77777777" w:rsidR="004A6673" w:rsidRDefault="0042070A" w:rsidP="00F1197C">
      <w:pPr>
        <w:jc w:val="both"/>
        <w:rPr>
          <w:lang w:val="fr-CA"/>
        </w:rPr>
      </w:pPr>
      <w:r>
        <w:rPr>
          <w:lang w:val="fr-CA"/>
        </w:rPr>
        <w:t xml:space="preserve">La méthode comporte aussi une limite liée aux dates d’adoption. Puisque l’adoption du FNLM s’est faite à des moments différents entre 2000 et 2020 dans l’échantillon daté, un modèle avec effets fixes de site et d’exercice peut comparer des nations déjà traitées à d’autres nations traitées plus tôt ou plus tard. Si les effets du FNLM sont différents selon les cohortes, cela peut affecter l’estimation (Goodman-Bacon, 2021). </w:t>
      </w:r>
    </w:p>
    <w:p w14:paraId="1DB26E35" w14:textId="77777777" w:rsidR="00E820C1" w:rsidRDefault="00B624A8">
      <w:pPr>
        <w:pStyle w:val="Heading3"/>
        <w:rPr>
          <w:lang w:val="fr-CA"/>
        </w:rPr>
      </w:pPr>
      <w:bookmarkStart w:id="119" w:name="_Toc239784784"/>
      <w:r>
        <w:rPr>
          <w:lang w:val="fr-CA"/>
        </w:rPr>
        <w:t>4.8.7 Contrôles géographiques et couverture de la classification</w:t>
      </w:r>
      <w:bookmarkEnd w:id="119"/>
    </w:p>
    <w:p w14:paraId="613AA2D2" w14:textId="77777777" w:rsidR="00965FA9" w:rsidRDefault="00965FA9" w:rsidP="00965FA9">
      <w:pPr>
        <w:jc w:val="both"/>
        <w:rPr>
          <w:lang w:val="fr-CA"/>
        </w:rPr>
      </w:pPr>
      <w:r>
        <w:rPr>
          <w:lang w:val="fr-CA"/>
        </w:rPr>
        <w:t>Le Tableau 3.5 montre des différences importantes entre les catégories de réserves. Les écarts pour la population située dans un rayon d’un et de dix kilomètres et pour la latitude sont respectivement de 0,345, 0,324 et -0,664. Afin de vérifier si ces différences géographiques influencent les résultats, nous avons ajouté au modèle principal ln(1 + population) dans un rayon d’un et de dix kilomètres, ainsi que la latitude et la longitude. L’ajout de 1 permet de conserver les sites dont la population environnante est nulle. Ces variables décrivent les caractéristiques géographiques du site. Cependant, les mesures de population ne sont pas nécessairement antérieures à l’adoption du FNLM. Ce test ne garantit donc pas que tous les contrôles sont indépendants du traitement.</w:t>
      </w:r>
    </w:p>
    <w:p w14:paraId="21853BA4" w14:textId="77777777" w:rsidR="00967FA5" w:rsidRPr="00967FA5" w:rsidRDefault="00967FA5" w:rsidP="00967FA5">
      <w:pPr>
        <w:jc w:val="both"/>
        <w:rPr>
          <w:lang w:val="fr-CA"/>
        </w:rPr>
      </w:pPr>
      <w:r>
        <w:rPr>
          <w:lang w:val="fr-CA"/>
        </w:rPr>
        <w:t xml:space="preserve">Toutefois, le principal problème est que ces variables ne sont pas disponibles pour tous les sites. La population à un kilomètre est renseignée pour 73,8 % des sites et celle à dix kilomètres pour 84,0 %. La </w:t>
      </w:r>
      <w:del w:id="9031" w:author="Claude (vérification)" w:date="2026-10-01T00:00:00Z">
        <w:r>
          <w:rPr>
            <w:lang w:val="fr-CA"/>
          </w:rPr>
          <w:delText xml:space="preserve">zone varie aussi beaucoup entre les groupes, dont</w:delText>
        </w:r>
      </w:del>
      <w:ins w:id="9032" w:author="Claude (vérification)" w:date="2026-10-01T00:00:00Z">
        <w:r>
          <w:rPr>
            <w:lang w:val="fr-CA"/>
          </w:rPr>
          <w:t xml:space="preserve">couverture de la population à un kilomètre varie aussi beaucoup selon le groupe :</w:t>
        </w:r>
      </w:ins>
      <w:r>
        <w:rPr>
          <w:lang w:val="fr-CA"/>
        </w:rPr>
        <w:t xml:space="preserve"> 95,3 % pour les sites FNLM, 89,3 % pour les autres réserves et seulement 69,8 % pour les sites hors réserve.</w:t>
      </w:r>
    </w:p>
    <w:p w14:paraId="0F4DC4E5" w14:textId="77777777" w:rsidR="00967FA5" w:rsidRPr="00967FA5" w:rsidRDefault="00967FA5" w:rsidP="00967FA5">
      <w:pPr>
        <w:jc w:val="both"/>
        <w:rPr>
          <w:lang w:val="fr-CA"/>
        </w:rPr>
      </w:pPr>
      <w:r>
        <w:rPr>
          <w:lang w:val="fr-CA"/>
        </w:rPr>
        <w:t xml:space="preserve">L’ajout de ces variables réduit l’échantillon, surtout parmi les sites hors réserve. Pour distinguer cet effet de celui des contrôles géographiques, le tableau 4.12 présente trois modèles. Il compare le modèle principal sur l’échantillon complet (a), le même modèle sur l’échantillon réduit (b), puis le modèle avec les contrôles géographiques sur ce même échantillon réduit (c).</w:t>
      </w:r>
    </w:p>
    <w:p w14:paraId="35872F27" w14:textId="77777777" w:rsidR="00967FA5" w:rsidRPr="00967FA5" w:rsidRDefault="00967FA5" w:rsidP="00967FA5">
      <w:pPr>
        <w:jc w:val="both"/>
        <w:rPr>
          <w:lang w:val="fr-CA"/>
        </w:rPr>
      </w:pPr>
      <w:r>
        <w:rPr>
          <w:lang w:val="fr-CA"/>
        </w:rPr>
        <w:t xml:space="preserve">Cette comparaison entre les modèles (b) et (c) permet ainsi d’isoler l’effet de l’ajout des contrôles géographiques.</w:t>
      </w:r>
    </w:p>
    <w:p w14:paraId="1E28BA38" w14:textId="77777777" w:rsidR="00967FA5" w:rsidRPr="00965FA9" w:rsidRDefault="00967FA5" w:rsidP="00965FA9">
      <w:pPr>
        <w:jc w:val="both"/>
        <w:rPr>
          <w:lang w:val="fr-CA"/>
        </w:rPr>
      </w:pPr>
    </w:p>
    <w:p w14:paraId="1B7CC206" w14:textId="77777777" w:rsidR="00E820C1" w:rsidRDefault="00B624A8" w:rsidP="00965FA9">
      <w:pPr>
        <w:pStyle w:val="Lgendetableau"/>
        <w:spacing w:after="100" w:line="360" w:lineRule="auto"/>
        <w:jc w:val="center"/>
        <w:rPr>
          <w:sz w:val="24"/>
          <w:szCs w:val="24"/>
          <w:lang w:val="fr-CA"/>
        </w:rPr>
      </w:pPr>
      <w:r>
        <w:rPr>
          <w:sz w:val="24"/>
          <w:szCs w:val="24"/>
          <w:lang w:val="fr-CA"/>
        </w:rPr>
        <w:t>Tableau 4.12 : Écarts estimés avec et sans contrôles géographiques</w:t>
      </w:r>
    </w:p>
    <w:tbl>
      <w:tblPr>
        <w:tblW w:w="9360" w:type="dxa"/>
        <w:tblLayout w:type="fixed"/>
        <w:tblCellMar>
          <w:top w:w="60" w:type="dxa"/>
          <w:left w:w="80" w:type="dxa"/>
          <w:bottom w:w="60" w:type="dxa"/>
          <w:right w:w="80" w:type="dxa"/>
        </w:tblCellMar>
        <w:tblLook w:val="04A0" w:firstRow="1" w:lastRow="0" w:firstColumn="1" w:lastColumn="0" w:noHBand="0" w:noVBand="1"/>
      </w:tblPr>
      <w:tblGrid>
        <w:gridCol w:w="1900"/>
        <w:gridCol w:w="2900"/>
        <w:gridCol w:w="900"/>
        <w:gridCol w:w="1000"/>
        <w:gridCol w:w="1000"/>
        <w:gridCol w:w="800"/>
        <w:gridCol w:w="860"/>
      </w:tblGrid>
      <w:tr w:rsidR="00E820C1" w14:paraId="1BF2B233" w14:textId="77777777">
        <w:trPr>
          <w:tblHeader/>
        </w:trPr>
        <w:tc>
          <w:tcPr>
            <w:tcW w:w="1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1C2C2531" w14:textId="77777777" w:rsidR="00E820C1" w:rsidRDefault="00B624A8">
            <w:pPr>
              <w:rPr>
                <w:sz w:val="18"/>
                <w:szCs w:val="18"/>
              </w:rPr>
            </w:pPr>
            <w:r>
              <w:rPr>
                <w:b/>
                <w:bCs/>
                <w:sz w:val="18"/>
                <w:szCs w:val="18"/>
                <w:lang w:val="fr-CA"/>
              </w:rPr>
              <w:t>Issue</w:t>
            </w:r>
          </w:p>
        </w:tc>
        <w:tc>
          <w:tcPr>
            <w:tcW w:w="2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49B8770" w14:textId="77777777" w:rsidR="00E820C1" w:rsidRDefault="00B624A8">
            <w:pPr>
              <w:rPr>
                <w:sz w:val="18"/>
                <w:szCs w:val="18"/>
              </w:rPr>
            </w:pPr>
            <w:r>
              <w:rPr>
                <w:b/>
                <w:bCs/>
                <w:sz w:val="18"/>
                <w:szCs w:val="18"/>
                <w:lang w:val="fr-CA"/>
              </w:rPr>
              <w:t>Spécification</w:t>
            </w:r>
          </w:p>
        </w:tc>
        <w:tc>
          <w:tcPr>
            <w:tcW w:w="9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3DA7CE32" w14:textId="77777777" w:rsidR="00E820C1" w:rsidRDefault="00B624A8">
            <w:pPr>
              <w:jc w:val="center"/>
              <w:rPr>
                <w:sz w:val="18"/>
                <w:szCs w:val="18"/>
              </w:rPr>
            </w:pPr>
            <w:r>
              <w:rPr>
                <w:b/>
                <w:bCs/>
                <w:sz w:val="18"/>
                <w:szCs w:val="18"/>
                <w:lang w:val="fr-CA"/>
              </w:rPr>
              <w:t>FNLM</w:t>
            </w:r>
          </w:p>
        </w:tc>
        <w:tc>
          <w:tcPr>
            <w:tcW w:w="10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699E2D54" w14:textId="77777777" w:rsidR="00E820C1" w:rsidRDefault="00B624A8">
            <w:pPr>
              <w:jc w:val="center"/>
              <w:rPr>
                <w:sz w:val="18"/>
                <w:szCs w:val="18"/>
              </w:rPr>
            </w:pPr>
            <w:r>
              <w:rPr>
                <w:b/>
                <w:bCs/>
                <w:sz w:val="18"/>
                <w:szCs w:val="18"/>
                <w:lang w:val="fr-CA"/>
              </w:rPr>
              <w:t>Sans FNLM</w:t>
            </w:r>
          </w:p>
        </w:tc>
        <w:tc>
          <w:tcPr>
            <w:tcW w:w="10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743DCF32" w14:textId="77777777" w:rsidR="00E820C1" w:rsidRDefault="00B624A8">
            <w:pPr>
              <w:jc w:val="center"/>
              <w:rPr>
                <w:sz w:val="18"/>
                <w:szCs w:val="18"/>
              </w:rPr>
            </w:pPr>
            <w:r>
              <w:rPr>
                <w:b/>
                <w:bCs/>
                <w:sz w:val="18"/>
                <w:szCs w:val="18"/>
                <w:lang w:val="fr-CA"/>
              </w:rPr>
              <w:t>Écart</w:t>
            </w:r>
          </w:p>
        </w:tc>
        <w:tc>
          <w:tcPr>
            <w:tcW w:w="80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0242AFA6" w14:textId="77777777" w:rsidR="00E820C1" w:rsidRDefault="00B624A8">
            <w:pPr>
              <w:jc w:val="center"/>
              <w:rPr>
                <w:sz w:val="18"/>
                <w:szCs w:val="18"/>
              </w:rPr>
            </w:pPr>
            <w:r>
              <w:rPr>
                <w:b/>
                <w:bCs/>
                <w:sz w:val="18"/>
                <w:szCs w:val="18"/>
                <w:lang w:val="fr-CA"/>
              </w:rPr>
              <w:t>p</w:t>
            </w:r>
          </w:p>
        </w:tc>
        <w:tc>
          <w:tcPr>
            <w:tcW w:w="860" w:type="dxa"/>
            <w:tcBorders>
              <w:top w:val="single" w:sz="2" w:space="0" w:color="999999"/>
              <w:left w:val="single" w:sz="2" w:space="0" w:color="999999"/>
              <w:bottom w:val="single" w:sz="2" w:space="0" w:color="999999"/>
              <w:right w:val="single" w:sz="2" w:space="0" w:color="999999"/>
            </w:tcBorders>
            <w:shd w:val="clear" w:color="auto" w:fill="D5E8F0"/>
            <w:vAlign w:val="center"/>
          </w:tcPr>
          <w:p w14:paraId="535917CB" w14:textId="77777777" w:rsidR="00E820C1" w:rsidRDefault="00B624A8">
            <w:pPr>
              <w:jc w:val="center"/>
              <w:rPr>
                <w:sz w:val="18"/>
                <w:szCs w:val="18"/>
              </w:rPr>
            </w:pPr>
            <w:r>
              <w:rPr>
                <w:b/>
                <w:bCs/>
                <w:sz w:val="18"/>
                <w:szCs w:val="18"/>
                <w:lang w:val="fr-CA"/>
              </w:rPr>
              <w:t>N</w:t>
            </w:r>
          </w:p>
        </w:tc>
      </w:tr>
      <w:tr w:rsidR="00E820C1" w14:paraId="1859A4A5" w14:textId="77777777">
        <w:tc>
          <w:tcPr>
            <w:tcW w:w="1900" w:type="dxa"/>
            <w:tcBorders>
              <w:top w:val="single" w:sz="2" w:space="0" w:color="999999"/>
              <w:left w:val="single" w:sz="2" w:space="0" w:color="999999"/>
              <w:bottom w:val="single" w:sz="2" w:space="0" w:color="999999"/>
              <w:right w:val="single" w:sz="2" w:space="0" w:color="999999"/>
            </w:tcBorders>
          </w:tcPr>
          <w:p w14:paraId="48AB04C6" w14:textId="77777777" w:rsidR="00E820C1" w:rsidRDefault="00B624A8">
            <w:pPr>
              <w:rPr>
                <w:sz w:val="18"/>
                <w:szCs w:val="18"/>
              </w:rPr>
            </w:pPr>
            <w:r>
              <w:rPr>
                <w:b/>
                <w:bCs/>
                <w:sz w:val="18"/>
                <w:szCs w:val="18"/>
                <w:lang w:val="fr-CA"/>
              </w:rPr>
              <w:t xml:space="preserve">Priorité d</w:t>
            </w:r>
            <w:del w:id="9069" w:author="Claude (vérification)" w:date="2026-10-01T00:00:00Z">
              <w:r>
                <w:rPr>
                  <w:b/>
                  <w:bCs/>
                  <w:sz w:val="18"/>
                  <w:szCs w:val="18"/>
                  <w:lang w:val="fr-CA"/>
                </w:rPr>
                <w:delText xml:space="preserve">'</w:delText>
              </w:r>
            </w:del>
            <w:ins w:id="9070" w:author="Claude (vérification)" w:date="2026-10-01T00:00:00Z">
              <w:r>
                <w:rPr>
                  <w:b/>
                  <w:bCs/>
                  <w:sz w:val="18"/>
                  <w:szCs w:val="18"/>
                  <w:lang w:val="fr-CA"/>
                </w:rPr>
                <w:t xml:space="preserve">’</w:t>
              </w:r>
            </w:ins>
            <w:r>
              <w:rPr>
                <w:b/>
                <w:bCs/>
                <w:sz w:val="18"/>
                <w:szCs w:val="18"/>
                <w:lang w:val="fr-CA"/>
              </w:rPr>
              <w:t xml:space="preserve">action</w:t>
            </w:r>
          </w:p>
        </w:tc>
        <w:tc>
          <w:tcPr>
            <w:tcW w:w="2900" w:type="dxa"/>
            <w:tcBorders>
              <w:top w:val="single" w:sz="2" w:space="0" w:color="999999"/>
              <w:left w:val="single" w:sz="2" w:space="0" w:color="999999"/>
              <w:bottom w:val="single" w:sz="2" w:space="0" w:color="999999"/>
              <w:right w:val="single" w:sz="2" w:space="0" w:color="999999"/>
            </w:tcBorders>
          </w:tcPr>
          <w:p w14:paraId="63E30D40"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18802A9E" w14:textId="77777777" w:rsidR="00E820C1" w:rsidRDefault="00B624A8">
            <w:pPr>
              <w:jc w:val="center"/>
              <w:rPr>
                <w:sz w:val="18"/>
                <w:szCs w:val="18"/>
              </w:rPr>
            </w:pPr>
            <w:r>
              <w:rPr>
                <w:sz w:val="18"/>
                <w:szCs w:val="18"/>
                <w:lang w:val="fr-CA"/>
              </w:rPr>
              <w:t>0,125</w:t>
            </w:r>
          </w:p>
        </w:tc>
        <w:tc>
          <w:tcPr>
            <w:tcW w:w="1000" w:type="dxa"/>
            <w:tcBorders>
              <w:top w:val="single" w:sz="2" w:space="0" w:color="999999"/>
              <w:left w:val="single" w:sz="2" w:space="0" w:color="999999"/>
              <w:bottom w:val="single" w:sz="2" w:space="0" w:color="999999"/>
              <w:right w:val="single" w:sz="2" w:space="0" w:color="999999"/>
            </w:tcBorders>
          </w:tcPr>
          <w:p w14:paraId="07EFA520" w14:textId="77777777" w:rsidR="00E820C1" w:rsidRDefault="00B624A8">
            <w:pPr>
              <w:jc w:val="center"/>
              <w:rPr>
                <w:sz w:val="18"/>
                <w:szCs w:val="18"/>
              </w:rPr>
            </w:pPr>
            <w:r>
              <w:rPr>
                <w:sz w:val="18"/>
                <w:szCs w:val="18"/>
                <w:lang w:val="fr-CA"/>
              </w:rPr>
              <w:t>0,145</w:t>
            </w:r>
          </w:p>
        </w:tc>
        <w:tc>
          <w:tcPr>
            <w:tcW w:w="1000" w:type="dxa"/>
            <w:tcBorders>
              <w:top w:val="single" w:sz="2" w:space="0" w:color="999999"/>
              <w:left w:val="single" w:sz="2" w:space="0" w:color="999999"/>
              <w:bottom w:val="single" w:sz="2" w:space="0" w:color="999999"/>
              <w:right w:val="single" w:sz="2" w:space="0" w:color="999999"/>
            </w:tcBorders>
          </w:tcPr>
          <w:p w14:paraId="0F9E792C" w14:textId="77777777" w:rsidR="00E820C1" w:rsidRDefault="00917EAC">
            <w:pPr>
              <w:jc w:val="center"/>
              <w:rPr>
                <w:sz w:val="18"/>
                <w:szCs w:val="18"/>
              </w:rPr>
            </w:pPr>
            <w:r>
              <w:rPr>
                <w:sz w:val="18"/>
                <w:szCs w:val="18"/>
                <w:lang w:val="fr-CA"/>
              </w:rPr>
              <w:t>-0,020</w:t>
            </w:r>
          </w:p>
        </w:tc>
        <w:tc>
          <w:tcPr>
            <w:tcW w:w="800" w:type="dxa"/>
            <w:tcBorders>
              <w:top w:val="single" w:sz="2" w:space="0" w:color="999999"/>
              <w:left w:val="single" w:sz="2" w:space="0" w:color="999999"/>
              <w:bottom w:val="single" w:sz="2" w:space="0" w:color="999999"/>
              <w:right w:val="single" w:sz="2" w:space="0" w:color="999999"/>
            </w:tcBorders>
          </w:tcPr>
          <w:p w14:paraId="4D9B3778" w14:textId="77777777" w:rsidR="00E820C1" w:rsidRDefault="00B624A8">
            <w:pPr>
              <w:jc w:val="center"/>
              <w:rPr>
                <w:sz w:val="18"/>
                <w:szCs w:val="18"/>
              </w:rPr>
            </w:pPr>
            <w:r>
              <w:rPr>
                <w:sz w:val="18"/>
                <w:szCs w:val="18"/>
                <w:lang w:val="fr-CA"/>
              </w:rPr>
              <w:t>0,458</w:t>
            </w:r>
          </w:p>
        </w:tc>
        <w:tc>
          <w:tcPr>
            <w:tcW w:w="860" w:type="dxa"/>
            <w:tcBorders>
              <w:top w:val="single" w:sz="2" w:space="0" w:color="999999"/>
              <w:left w:val="single" w:sz="2" w:space="0" w:color="999999"/>
              <w:bottom w:val="single" w:sz="2" w:space="0" w:color="999999"/>
              <w:right w:val="single" w:sz="2" w:space="0" w:color="999999"/>
            </w:tcBorders>
          </w:tcPr>
          <w:p w14:paraId="56ABD00F" w14:textId="77777777" w:rsidR="00E820C1" w:rsidRDefault="00B624A8">
            <w:pPr>
              <w:jc w:val="center"/>
              <w:rPr>
                <w:sz w:val="18"/>
                <w:szCs w:val="18"/>
              </w:rPr>
            </w:pPr>
            <w:r>
              <w:rPr>
                <w:sz w:val="18"/>
                <w:szCs w:val="18"/>
                <w:lang w:val="fr-CA"/>
              </w:rPr>
              <w:t>10 621</w:t>
            </w:r>
          </w:p>
        </w:tc>
      </w:tr>
      <w:tr w:rsidR="00E820C1" w14:paraId="4F7F0480" w14:textId="77777777">
        <w:tc>
          <w:tcPr>
            <w:tcW w:w="1900" w:type="dxa"/>
            <w:tcBorders>
              <w:top w:val="single" w:sz="2" w:space="0" w:color="999999"/>
              <w:left w:val="single" w:sz="2" w:space="0" w:color="999999"/>
              <w:bottom w:val="single" w:sz="2" w:space="0" w:color="999999"/>
              <w:right w:val="single" w:sz="2" w:space="0" w:color="999999"/>
            </w:tcBorders>
          </w:tcPr>
          <w:p w14:paraId="420E1593"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315E74C1"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0FB1ED7A" w14:textId="77777777" w:rsidR="00E820C1" w:rsidRDefault="00B624A8">
            <w:pPr>
              <w:jc w:val="center"/>
              <w:rPr>
                <w:sz w:val="18"/>
                <w:szCs w:val="18"/>
              </w:rPr>
            </w:pPr>
            <w:r>
              <w:rPr>
                <w:sz w:val="18"/>
                <w:szCs w:val="18"/>
                <w:lang w:val="fr-CA"/>
              </w:rPr>
              <w:t>0,158</w:t>
            </w:r>
          </w:p>
        </w:tc>
        <w:tc>
          <w:tcPr>
            <w:tcW w:w="1000" w:type="dxa"/>
            <w:tcBorders>
              <w:top w:val="single" w:sz="2" w:space="0" w:color="999999"/>
              <w:left w:val="single" w:sz="2" w:space="0" w:color="999999"/>
              <w:bottom w:val="single" w:sz="2" w:space="0" w:color="999999"/>
              <w:right w:val="single" w:sz="2" w:space="0" w:color="999999"/>
            </w:tcBorders>
          </w:tcPr>
          <w:p w14:paraId="37F0213C" w14:textId="77777777" w:rsidR="00E820C1" w:rsidRDefault="00B624A8">
            <w:pPr>
              <w:jc w:val="center"/>
              <w:rPr>
                <w:sz w:val="18"/>
                <w:szCs w:val="18"/>
              </w:rPr>
            </w:pPr>
            <w:r>
              <w:rPr>
                <w:sz w:val="18"/>
                <w:szCs w:val="18"/>
                <w:lang w:val="fr-CA"/>
              </w:rPr>
              <w:t>0,160</w:t>
            </w:r>
          </w:p>
        </w:tc>
        <w:tc>
          <w:tcPr>
            <w:tcW w:w="1000" w:type="dxa"/>
            <w:tcBorders>
              <w:top w:val="single" w:sz="2" w:space="0" w:color="999999"/>
              <w:left w:val="single" w:sz="2" w:space="0" w:color="999999"/>
              <w:bottom w:val="single" w:sz="2" w:space="0" w:color="999999"/>
              <w:right w:val="single" w:sz="2" w:space="0" w:color="999999"/>
            </w:tcBorders>
          </w:tcPr>
          <w:p w14:paraId="1237D251" w14:textId="77777777" w:rsidR="00E820C1" w:rsidRDefault="00917EAC">
            <w:pPr>
              <w:jc w:val="center"/>
              <w:rPr>
                <w:sz w:val="18"/>
                <w:szCs w:val="18"/>
              </w:rPr>
            </w:pPr>
            <w:r>
              <w:rPr>
                <w:sz w:val="18"/>
                <w:szCs w:val="18"/>
                <w:lang w:val="fr-CA"/>
              </w:rPr>
              <w:t>-0,002</w:t>
            </w:r>
          </w:p>
        </w:tc>
        <w:tc>
          <w:tcPr>
            <w:tcW w:w="800" w:type="dxa"/>
            <w:tcBorders>
              <w:top w:val="single" w:sz="2" w:space="0" w:color="999999"/>
              <w:left w:val="single" w:sz="2" w:space="0" w:color="999999"/>
              <w:bottom w:val="single" w:sz="2" w:space="0" w:color="999999"/>
              <w:right w:val="single" w:sz="2" w:space="0" w:color="999999"/>
            </w:tcBorders>
          </w:tcPr>
          <w:p w14:paraId="028C26E6" w14:textId="77777777" w:rsidR="00E820C1" w:rsidRDefault="00B624A8">
            <w:pPr>
              <w:jc w:val="center"/>
              <w:rPr>
                <w:sz w:val="18"/>
                <w:szCs w:val="18"/>
              </w:rPr>
            </w:pPr>
            <w:r>
              <w:rPr>
                <w:sz w:val="18"/>
                <w:szCs w:val="18"/>
                <w:lang w:val="fr-CA"/>
              </w:rPr>
              <w:t>0,945</w:t>
            </w:r>
          </w:p>
        </w:tc>
        <w:tc>
          <w:tcPr>
            <w:tcW w:w="860" w:type="dxa"/>
            <w:tcBorders>
              <w:top w:val="single" w:sz="2" w:space="0" w:color="999999"/>
              <w:left w:val="single" w:sz="2" w:space="0" w:color="999999"/>
              <w:bottom w:val="single" w:sz="2" w:space="0" w:color="999999"/>
              <w:right w:val="single" w:sz="2" w:space="0" w:color="999999"/>
            </w:tcBorders>
          </w:tcPr>
          <w:p w14:paraId="55BD053E" w14:textId="77777777" w:rsidR="00E820C1" w:rsidRDefault="00B624A8">
            <w:pPr>
              <w:jc w:val="center"/>
              <w:rPr>
                <w:sz w:val="18"/>
                <w:szCs w:val="18"/>
              </w:rPr>
            </w:pPr>
            <w:r>
              <w:rPr>
                <w:sz w:val="18"/>
                <w:szCs w:val="18"/>
                <w:lang w:val="fr-CA"/>
              </w:rPr>
              <w:t>8 433</w:t>
            </w:r>
          </w:p>
        </w:tc>
      </w:tr>
      <w:tr w:rsidR="00E820C1" w14:paraId="59583E77" w14:textId="77777777">
        <w:tc>
          <w:tcPr>
            <w:tcW w:w="1900" w:type="dxa"/>
            <w:tcBorders>
              <w:top w:val="single" w:sz="2" w:space="0" w:color="999999"/>
              <w:left w:val="single" w:sz="2" w:space="0" w:color="999999"/>
              <w:bottom w:val="single" w:sz="2" w:space="0" w:color="999999"/>
              <w:right w:val="single" w:sz="2" w:space="0" w:color="999999"/>
            </w:tcBorders>
          </w:tcPr>
          <w:p w14:paraId="56DC7F56"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640DE21A" w14:textId="77777777" w:rsidR="00E820C1" w:rsidRDefault="00B624A8">
            <w:pPr>
              <w:rPr>
                <w:sz w:val="18"/>
                <w:szCs w:val="18"/>
              </w:rPr>
            </w:pPr>
            <w:r>
              <w:rPr>
                <w:sz w:val="18"/>
                <w:szCs w:val="18"/>
                <w:lang w:val="fr-CA"/>
              </w:rPr>
              <w:t xml:space="preserve">(c)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03A7F3D0" w14:textId="77777777" w:rsidR="00E820C1" w:rsidRDefault="00B624A8">
            <w:pPr>
              <w:jc w:val="center"/>
              <w:rPr>
                <w:sz w:val="18"/>
                <w:szCs w:val="18"/>
              </w:rPr>
            </w:pPr>
            <w:r>
              <w:rPr>
                <w:sz w:val="18"/>
                <w:szCs w:val="18"/>
                <w:lang w:val="fr-CA"/>
              </w:rPr>
              <w:t>0,163</w:t>
            </w:r>
          </w:p>
        </w:tc>
        <w:tc>
          <w:tcPr>
            <w:tcW w:w="1000" w:type="dxa"/>
            <w:tcBorders>
              <w:top w:val="single" w:sz="2" w:space="0" w:color="999999"/>
              <w:left w:val="single" w:sz="2" w:space="0" w:color="999999"/>
              <w:bottom w:val="single" w:sz="2" w:space="0" w:color="999999"/>
              <w:right w:val="single" w:sz="2" w:space="0" w:color="999999"/>
            </w:tcBorders>
          </w:tcPr>
          <w:p w14:paraId="5D412969" w14:textId="77777777" w:rsidR="00E820C1" w:rsidRDefault="00B624A8">
            <w:pPr>
              <w:jc w:val="center"/>
              <w:rPr>
                <w:sz w:val="18"/>
                <w:szCs w:val="18"/>
              </w:rPr>
            </w:pPr>
            <w:r>
              <w:rPr>
                <w:sz w:val="18"/>
                <w:szCs w:val="18"/>
                <w:lang w:val="fr-CA"/>
              </w:rPr>
              <w:t>0,178</w:t>
            </w:r>
          </w:p>
        </w:tc>
        <w:tc>
          <w:tcPr>
            <w:tcW w:w="1000" w:type="dxa"/>
            <w:tcBorders>
              <w:top w:val="single" w:sz="2" w:space="0" w:color="999999"/>
              <w:left w:val="single" w:sz="2" w:space="0" w:color="999999"/>
              <w:bottom w:val="single" w:sz="2" w:space="0" w:color="999999"/>
              <w:right w:val="single" w:sz="2" w:space="0" w:color="999999"/>
            </w:tcBorders>
          </w:tcPr>
          <w:p w14:paraId="27DE797D" w14:textId="77777777" w:rsidR="00E820C1" w:rsidRDefault="00917EAC">
            <w:pPr>
              <w:jc w:val="center"/>
              <w:rPr>
                <w:sz w:val="18"/>
                <w:szCs w:val="18"/>
              </w:rPr>
            </w:pPr>
            <w:r>
              <w:rPr>
                <w:sz w:val="18"/>
                <w:szCs w:val="18"/>
                <w:lang w:val="fr-CA"/>
              </w:rPr>
              <w:t>-0,015</w:t>
            </w:r>
          </w:p>
        </w:tc>
        <w:tc>
          <w:tcPr>
            <w:tcW w:w="800" w:type="dxa"/>
            <w:tcBorders>
              <w:top w:val="single" w:sz="2" w:space="0" w:color="999999"/>
              <w:left w:val="single" w:sz="2" w:space="0" w:color="999999"/>
              <w:bottom w:val="single" w:sz="2" w:space="0" w:color="999999"/>
              <w:right w:val="single" w:sz="2" w:space="0" w:color="999999"/>
            </w:tcBorders>
          </w:tcPr>
          <w:p w14:paraId="1CE769CF" w14:textId="77777777" w:rsidR="00E820C1" w:rsidRDefault="00B624A8">
            <w:pPr>
              <w:jc w:val="center"/>
              <w:rPr>
                <w:sz w:val="18"/>
                <w:szCs w:val="18"/>
              </w:rPr>
            </w:pPr>
            <w:r>
              <w:rPr>
                <w:sz w:val="18"/>
                <w:szCs w:val="18"/>
                <w:lang w:val="fr-CA"/>
              </w:rPr>
              <w:t>0,598</w:t>
            </w:r>
          </w:p>
        </w:tc>
        <w:tc>
          <w:tcPr>
            <w:tcW w:w="860" w:type="dxa"/>
            <w:tcBorders>
              <w:top w:val="single" w:sz="2" w:space="0" w:color="999999"/>
              <w:left w:val="single" w:sz="2" w:space="0" w:color="999999"/>
              <w:bottom w:val="single" w:sz="2" w:space="0" w:color="999999"/>
              <w:right w:val="single" w:sz="2" w:space="0" w:color="999999"/>
            </w:tcBorders>
          </w:tcPr>
          <w:p w14:paraId="74D2E2EB" w14:textId="77777777" w:rsidR="00E820C1" w:rsidRDefault="00B624A8">
            <w:pPr>
              <w:jc w:val="center"/>
              <w:rPr>
                <w:sz w:val="18"/>
                <w:szCs w:val="18"/>
              </w:rPr>
            </w:pPr>
            <w:r>
              <w:rPr>
                <w:sz w:val="18"/>
                <w:szCs w:val="18"/>
                <w:lang w:val="fr-CA"/>
              </w:rPr>
              <w:t>8 433</w:t>
            </w:r>
          </w:p>
        </w:tc>
      </w:tr>
      <w:tr w:rsidR="00E820C1" w14:paraId="07FC336E" w14:textId="77777777">
        <w:tc>
          <w:tcPr>
            <w:tcW w:w="1900" w:type="dxa"/>
            <w:tcBorders>
              <w:top w:val="single" w:sz="2" w:space="0" w:color="999999"/>
              <w:left w:val="single" w:sz="2" w:space="0" w:color="999999"/>
              <w:bottom w:val="single" w:sz="2" w:space="0" w:color="999999"/>
              <w:right w:val="single" w:sz="2" w:space="0" w:color="999999"/>
            </w:tcBorders>
          </w:tcPr>
          <w:p w14:paraId="2961470E" w14:textId="77777777" w:rsidR="00E820C1" w:rsidRDefault="00B624A8">
            <w:pPr>
              <w:rPr>
                <w:sz w:val="18"/>
                <w:szCs w:val="18"/>
              </w:rPr>
            </w:pPr>
            <w:r>
              <w:rPr>
                <w:b/>
                <w:bCs/>
                <w:sz w:val="18"/>
                <w:szCs w:val="18"/>
                <w:lang w:val="fr-CA"/>
              </w:rPr>
              <w:t>Statut actif</w:t>
            </w:r>
          </w:p>
        </w:tc>
        <w:tc>
          <w:tcPr>
            <w:tcW w:w="2900" w:type="dxa"/>
            <w:tcBorders>
              <w:top w:val="single" w:sz="2" w:space="0" w:color="999999"/>
              <w:left w:val="single" w:sz="2" w:space="0" w:color="999999"/>
              <w:bottom w:val="single" w:sz="2" w:space="0" w:color="999999"/>
              <w:right w:val="single" w:sz="2" w:space="0" w:color="999999"/>
            </w:tcBorders>
          </w:tcPr>
          <w:p w14:paraId="13EFA62D"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6BC6C7C3" w14:textId="77777777" w:rsidR="00E820C1" w:rsidRDefault="00B624A8">
            <w:pPr>
              <w:jc w:val="center"/>
              <w:rPr>
                <w:sz w:val="18"/>
                <w:szCs w:val="18"/>
              </w:rPr>
            </w:pPr>
            <w:r>
              <w:rPr>
                <w:sz w:val="18"/>
                <w:szCs w:val="18"/>
                <w:lang w:val="fr-CA"/>
              </w:rPr>
              <w:t>0,193</w:t>
            </w:r>
          </w:p>
        </w:tc>
        <w:tc>
          <w:tcPr>
            <w:tcW w:w="1000" w:type="dxa"/>
            <w:tcBorders>
              <w:top w:val="single" w:sz="2" w:space="0" w:color="999999"/>
              <w:left w:val="single" w:sz="2" w:space="0" w:color="999999"/>
              <w:bottom w:val="single" w:sz="2" w:space="0" w:color="999999"/>
              <w:right w:val="single" w:sz="2" w:space="0" w:color="999999"/>
            </w:tcBorders>
          </w:tcPr>
          <w:p w14:paraId="43EA859E" w14:textId="77777777" w:rsidR="00E820C1" w:rsidRDefault="00B624A8">
            <w:pPr>
              <w:jc w:val="center"/>
              <w:rPr>
                <w:sz w:val="18"/>
                <w:szCs w:val="18"/>
              </w:rPr>
            </w:pPr>
            <w:r>
              <w:rPr>
                <w:sz w:val="18"/>
                <w:szCs w:val="18"/>
                <w:lang w:val="fr-CA"/>
              </w:rPr>
              <w:t>0,081</w:t>
            </w:r>
          </w:p>
        </w:tc>
        <w:tc>
          <w:tcPr>
            <w:tcW w:w="1000" w:type="dxa"/>
            <w:tcBorders>
              <w:top w:val="single" w:sz="2" w:space="0" w:color="999999"/>
              <w:left w:val="single" w:sz="2" w:space="0" w:color="999999"/>
              <w:bottom w:val="single" w:sz="2" w:space="0" w:color="999999"/>
              <w:right w:val="single" w:sz="2" w:space="0" w:color="999999"/>
            </w:tcBorders>
          </w:tcPr>
          <w:p w14:paraId="1714C8F4" w14:textId="77777777" w:rsidR="00E820C1" w:rsidRDefault="00917EAC">
            <w:pPr>
              <w:jc w:val="center"/>
              <w:rPr>
                <w:sz w:val="18"/>
                <w:szCs w:val="18"/>
              </w:rPr>
            </w:pPr>
            <w:r>
              <w:rPr>
                <w:sz w:val="18"/>
                <w:szCs w:val="18"/>
                <w:lang w:val="fr-CA"/>
              </w:rPr>
              <w:t>+0,112</w:t>
            </w:r>
          </w:p>
        </w:tc>
        <w:tc>
          <w:tcPr>
            <w:tcW w:w="800" w:type="dxa"/>
            <w:tcBorders>
              <w:top w:val="single" w:sz="2" w:space="0" w:color="999999"/>
              <w:left w:val="single" w:sz="2" w:space="0" w:color="999999"/>
              <w:bottom w:val="single" w:sz="2" w:space="0" w:color="999999"/>
              <w:right w:val="single" w:sz="2" w:space="0" w:color="999999"/>
            </w:tcBorders>
          </w:tcPr>
          <w:p w14:paraId="136E0838" w14:textId="77777777" w:rsidR="00E820C1" w:rsidRDefault="00B624A8">
            <w:pPr>
              <w:jc w:val="center"/>
              <w:rPr>
                <w:sz w:val="18"/>
                <w:szCs w:val="18"/>
              </w:rPr>
            </w:pPr>
            <w:del w:id="9050" w:author="Claude (vérification)" w:date="2026-10-01T00:00:00Z">
              <w:r>
                <w:rPr>
                  <w:sz w:val="18"/>
                  <w:szCs w:val="18"/>
                  <w:lang w:val="fr-CA"/>
                </w:rPr>
                <w:delText>0,000</w:delText>
              </w:r>
            </w:del>
            <w:ins w:id="9051" w:author="Claude (vérification)" w:date="2026-10-01T00:00:00Z">
              <w:r>
                <w:rPr>
                  <w:sz w:val="18"/>
                  <w:szCs w:val="18"/>
                  <w:lang w:val="fr-CA"/>
                </w:rPr>
                <w:t xml:space="preserve">&lt;0,001</w:t>
              </w:r>
            </w:ins>
          </w:p>
        </w:tc>
        <w:tc>
          <w:tcPr>
            <w:tcW w:w="860" w:type="dxa"/>
            <w:tcBorders>
              <w:top w:val="single" w:sz="2" w:space="0" w:color="999999"/>
              <w:left w:val="single" w:sz="2" w:space="0" w:color="999999"/>
              <w:bottom w:val="single" w:sz="2" w:space="0" w:color="999999"/>
              <w:right w:val="single" w:sz="2" w:space="0" w:color="999999"/>
            </w:tcBorders>
          </w:tcPr>
          <w:p w14:paraId="7F3DFC12" w14:textId="77777777" w:rsidR="00E820C1" w:rsidRDefault="00B624A8">
            <w:pPr>
              <w:jc w:val="center"/>
              <w:rPr>
                <w:sz w:val="18"/>
                <w:szCs w:val="18"/>
              </w:rPr>
            </w:pPr>
            <w:r>
              <w:rPr>
                <w:sz w:val="18"/>
                <w:szCs w:val="18"/>
                <w:lang w:val="fr-CA"/>
              </w:rPr>
              <w:t>23 801</w:t>
            </w:r>
          </w:p>
        </w:tc>
      </w:tr>
      <w:tr w:rsidR="00E820C1" w14:paraId="4CAD8442" w14:textId="77777777">
        <w:tc>
          <w:tcPr>
            <w:tcW w:w="1900" w:type="dxa"/>
            <w:tcBorders>
              <w:top w:val="single" w:sz="2" w:space="0" w:color="999999"/>
              <w:left w:val="single" w:sz="2" w:space="0" w:color="999999"/>
              <w:bottom w:val="single" w:sz="2" w:space="0" w:color="999999"/>
              <w:right w:val="single" w:sz="2" w:space="0" w:color="999999"/>
            </w:tcBorders>
          </w:tcPr>
          <w:p w14:paraId="714DC439"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4F6DA090"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3BB596D8" w14:textId="77777777" w:rsidR="00E820C1" w:rsidRDefault="00B624A8">
            <w:pPr>
              <w:jc w:val="center"/>
              <w:rPr>
                <w:sz w:val="18"/>
                <w:szCs w:val="18"/>
              </w:rPr>
            </w:pPr>
            <w:r>
              <w:rPr>
                <w:sz w:val="18"/>
                <w:szCs w:val="18"/>
                <w:lang w:val="fr-CA"/>
              </w:rPr>
              <w:t>0,176</w:t>
            </w:r>
          </w:p>
        </w:tc>
        <w:tc>
          <w:tcPr>
            <w:tcW w:w="1000" w:type="dxa"/>
            <w:tcBorders>
              <w:top w:val="single" w:sz="2" w:space="0" w:color="999999"/>
              <w:left w:val="single" w:sz="2" w:space="0" w:color="999999"/>
              <w:bottom w:val="single" w:sz="2" w:space="0" w:color="999999"/>
              <w:right w:val="single" w:sz="2" w:space="0" w:color="999999"/>
            </w:tcBorders>
          </w:tcPr>
          <w:p w14:paraId="4068B0D7" w14:textId="77777777" w:rsidR="00E820C1" w:rsidRDefault="00B624A8">
            <w:pPr>
              <w:jc w:val="center"/>
              <w:rPr>
                <w:sz w:val="18"/>
                <w:szCs w:val="18"/>
              </w:rPr>
            </w:pPr>
            <w:r>
              <w:rPr>
                <w:sz w:val="18"/>
                <w:szCs w:val="18"/>
                <w:lang w:val="fr-CA"/>
              </w:rPr>
              <w:t>0,072</w:t>
            </w:r>
          </w:p>
        </w:tc>
        <w:tc>
          <w:tcPr>
            <w:tcW w:w="1000" w:type="dxa"/>
            <w:tcBorders>
              <w:top w:val="single" w:sz="2" w:space="0" w:color="999999"/>
              <w:left w:val="single" w:sz="2" w:space="0" w:color="999999"/>
              <w:bottom w:val="single" w:sz="2" w:space="0" w:color="999999"/>
              <w:right w:val="single" w:sz="2" w:space="0" w:color="999999"/>
            </w:tcBorders>
          </w:tcPr>
          <w:p w14:paraId="0B54EFD1" w14:textId="77777777" w:rsidR="00E820C1" w:rsidRDefault="00917EAC">
            <w:pPr>
              <w:jc w:val="center"/>
              <w:rPr>
                <w:sz w:val="18"/>
                <w:szCs w:val="18"/>
              </w:rPr>
            </w:pPr>
            <w:r>
              <w:rPr>
                <w:sz w:val="18"/>
                <w:szCs w:val="18"/>
                <w:lang w:val="fr-CA"/>
              </w:rPr>
              <w:t>+0,104</w:t>
            </w:r>
          </w:p>
        </w:tc>
        <w:tc>
          <w:tcPr>
            <w:tcW w:w="800" w:type="dxa"/>
            <w:tcBorders>
              <w:top w:val="single" w:sz="2" w:space="0" w:color="999999"/>
              <w:left w:val="single" w:sz="2" w:space="0" w:color="999999"/>
              <w:bottom w:val="single" w:sz="2" w:space="0" w:color="999999"/>
              <w:right w:val="single" w:sz="2" w:space="0" w:color="999999"/>
            </w:tcBorders>
          </w:tcPr>
          <w:p w14:paraId="5480D1E2" w14:textId="77777777" w:rsidR="00E820C1" w:rsidRDefault="00B624A8">
            <w:pPr>
              <w:jc w:val="center"/>
              <w:rPr>
                <w:sz w:val="18"/>
                <w:szCs w:val="18"/>
              </w:rPr>
            </w:pPr>
            <w:r>
              <w:rPr>
                <w:sz w:val="18"/>
                <w:szCs w:val="18"/>
                <w:lang w:val="fr-CA"/>
              </w:rPr>
              <w:t>0,001</w:t>
            </w:r>
          </w:p>
        </w:tc>
        <w:tc>
          <w:tcPr>
            <w:tcW w:w="860" w:type="dxa"/>
            <w:tcBorders>
              <w:top w:val="single" w:sz="2" w:space="0" w:color="999999"/>
              <w:left w:val="single" w:sz="2" w:space="0" w:color="999999"/>
              <w:bottom w:val="single" w:sz="2" w:space="0" w:color="999999"/>
              <w:right w:val="single" w:sz="2" w:space="0" w:color="999999"/>
            </w:tcBorders>
          </w:tcPr>
          <w:p w14:paraId="6D00A457" w14:textId="77777777" w:rsidR="00E820C1" w:rsidRDefault="00B624A8">
            <w:pPr>
              <w:jc w:val="center"/>
              <w:rPr>
                <w:sz w:val="18"/>
                <w:szCs w:val="18"/>
              </w:rPr>
            </w:pPr>
            <w:r>
              <w:rPr>
                <w:sz w:val="18"/>
                <w:szCs w:val="18"/>
                <w:lang w:val="fr-CA"/>
              </w:rPr>
              <w:t>17 443</w:t>
            </w:r>
          </w:p>
        </w:tc>
      </w:tr>
      <w:tr w:rsidR="00E820C1" w14:paraId="34B9EC65" w14:textId="77777777">
        <w:tc>
          <w:tcPr>
            <w:tcW w:w="1900" w:type="dxa"/>
            <w:tcBorders>
              <w:top w:val="single" w:sz="2" w:space="0" w:color="999999"/>
              <w:left w:val="single" w:sz="2" w:space="0" w:color="999999"/>
              <w:bottom w:val="single" w:sz="2" w:space="0" w:color="999999"/>
              <w:right w:val="single" w:sz="2" w:space="0" w:color="999999"/>
            </w:tcBorders>
          </w:tcPr>
          <w:p w14:paraId="37B7AC1F"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1C52FA6E" w14:textId="77777777" w:rsidR="00E820C1" w:rsidRDefault="00B624A8">
            <w:pPr>
              <w:rPr>
                <w:sz w:val="18"/>
                <w:szCs w:val="18"/>
              </w:rPr>
            </w:pPr>
            <w:r>
              <w:rPr>
                <w:sz w:val="18"/>
                <w:szCs w:val="18"/>
                <w:lang w:val="fr-CA"/>
              </w:rPr>
              <w:t xml:space="preserve">(c)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365E0748" w14:textId="77777777" w:rsidR="00E820C1" w:rsidRDefault="00B624A8">
            <w:pPr>
              <w:jc w:val="center"/>
              <w:rPr>
                <w:sz w:val="18"/>
                <w:szCs w:val="18"/>
              </w:rPr>
            </w:pPr>
            <w:r>
              <w:rPr>
                <w:sz w:val="18"/>
                <w:szCs w:val="18"/>
                <w:lang w:val="fr-CA"/>
              </w:rPr>
              <w:t>0,177</w:t>
            </w:r>
          </w:p>
        </w:tc>
        <w:tc>
          <w:tcPr>
            <w:tcW w:w="1000" w:type="dxa"/>
            <w:tcBorders>
              <w:top w:val="single" w:sz="2" w:space="0" w:color="999999"/>
              <w:left w:val="single" w:sz="2" w:space="0" w:color="999999"/>
              <w:bottom w:val="single" w:sz="2" w:space="0" w:color="999999"/>
              <w:right w:val="single" w:sz="2" w:space="0" w:color="999999"/>
            </w:tcBorders>
          </w:tcPr>
          <w:p w14:paraId="504A2D45" w14:textId="77777777" w:rsidR="00E820C1" w:rsidRDefault="00B624A8">
            <w:pPr>
              <w:jc w:val="center"/>
              <w:rPr>
                <w:sz w:val="18"/>
                <w:szCs w:val="18"/>
              </w:rPr>
            </w:pPr>
            <w:r>
              <w:rPr>
                <w:sz w:val="18"/>
                <w:szCs w:val="18"/>
                <w:lang w:val="fr-CA"/>
              </w:rPr>
              <w:t>0,093</w:t>
            </w:r>
          </w:p>
        </w:tc>
        <w:tc>
          <w:tcPr>
            <w:tcW w:w="1000" w:type="dxa"/>
            <w:tcBorders>
              <w:top w:val="single" w:sz="2" w:space="0" w:color="999999"/>
              <w:left w:val="single" w:sz="2" w:space="0" w:color="999999"/>
              <w:bottom w:val="single" w:sz="2" w:space="0" w:color="999999"/>
              <w:right w:val="single" w:sz="2" w:space="0" w:color="999999"/>
            </w:tcBorders>
          </w:tcPr>
          <w:p w14:paraId="48B7A148" w14:textId="77777777" w:rsidR="00E820C1" w:rsidRDefault="00917EAC">
            <w:pPr>
              <w:jc w:val="center"/>
              <w:rPr>
                <w:sz w:val="18"/>
                <w:szCs w:val="18"/>
              </w:rPr>
            </w:pPr>
            <w:r>
              <w:rPr>
                <w:sz w:val="18"/>
                <w:szCs w:val="18"/>
                <w:lang w:val="fr-CA"/>
              </w:rPr>
              <w:t>+0,085</w:t>
            </w:r>
          </w:p>
        </w:tc>
        <w:tc>
          <w:tcPr>
            <w:tcW w:w="800" w:type="dxa"/>
            <w:tcBorders>
              <w:top w:val="single" w:sz="2" w:space="0" w:color="999999"/>
              <w:left w:val="single" w:sz="2" w:space="0" w:color="999999"/>
              <w:bottom w:val="single" w:sz="2" w:space="0" w:color="999999"/>
              <w:right w:val="single" w:sz="2" w:space="0" w:color="999999"/>
            </w:tcBorders>
          </w:tcPr>
          <w:p w14:paraId="47B3329A" w14:textId="77777777" w:rsidR="00E820C1" w:rsidRDefault="00B624A8">
            <w:pPr>
              <w:jc w:val="center"/>
              <w:rPr>
                <w:sz w:val="18"/>
                <w:szCs w:val="18"/>
              </w:rPr>
            </w:pPr>
            <w:r>
              <w:rPr>
                <w:sz w:val="18"/>
                <w:szCs w:val="18"/>
                <w:lang w:val="fr-CA"/>
              </w:rPr>
              <w:t>0,007</w:t>
            </w:r>
          </w:p>
        </w:tc>
        <w:tc>
          <w:tcPr>
            <w:tcW w:w="860" w:type="dxa"/>
            <w:tcBorders>
              <w:top w:val="single" w:sz="2" w:space="0" w:color="999999"/>
              <w:left w:val="single" w:sz="2" w:space="0" w:color="999999"/>
              <w:bottom w:val="single" w:sz="2" w:space="0" w:color="999999"/>
              <w:right w:val="single" w:sz="2" w:space="0" w:color="999999"/>
            </w:tcBorders>
          </w:tcPr>
          <w:p w14:paraId="40A929EB" w14:textId="77777777" w:rsidR="00E820C1" w:rsidRDefault="00B624A8">
            <w:pPr>
              <w:jc w:val="center"/>
              <w:rPr>
                <w:sz w:val="18"/>
                <w:szCs w:val="18"/>
              </w:rPr>
            </w:pPr>
            <w:r>
              <w:rPr>
                <w:sz w:val="18"/>
                <w:szCs w:val="18"/>
                <w:lang w:val="fr-CA"/>
              </w:rPr>
              <w:t>17 443</w:t>
            </w:r>
          </w:p>
        </w:tc>
      </w:tr>
      <w:tr w:rsidR="00E820C1" w14:paraId="29F894DF" w14:textId="77777777">
        <w:tc>
          <w:tcPr>
            <w:tcW w:w="1900" w:type="dxa"/>
            <w:tcBorders>
              <w:top w:val="single" w:sz="2" w:space="0" w:color="999999"/>
              <w:left w:val="single" w:sz="2" w:space="0" w:color="999999"/>
              <w:bottom w:val="single" w:sz="2" w:space="0" w:color="999999"/>
              <w:right w:val="single" w:sz="2" w:space="0" w:color="999999"/>
            </w:tcBorders>
          </w:tcPr>
          <w:p w14:paraId="5BAEB83B" w14:textId="77777777" w:rsidR="00E820C1" w:rsidRDefault="00B624A8">
            <w:pPr>
              <w:rPr>
                <w:sz w:val="18"/>
                <w:szCs w:val="18"/>
              </w:rPr>
            </w:pPr>
            <w:r>
              <w:rPr>
                <w:b/>
                <w:bCs/>
                <w:sz w:val="18"/>
                <w:szCs w:val="18"/>
                <w:lang w:val="fr-CA"/>
              </w:rPr>
              <w:t>Haute priorité</w:t>
            </w:r>
          </w:p>
        </w:tc>
        <w:tc>
          <w:tcPr>
            <w:tcW w:w="2900" w:type="dxa"/>
            <w:tcBorders>
              <w:top w:val="single" w:sz="2" w:space="0" w:color="999999"/>
              <w:left w:val="single" w:sz="2" w:space="0" w:color="999999"/>
              <w:bottom w:val="single" w:sz="2" w:space="0" w:color="999999"/>
              <w:right w:val="single" w:sz="2" w:space="0" w:color="999999"/>
            </w:tcBorders>
          </w:tcPr>
          <w:p w14:paraId="58DE8B98" w14:textId="77777777" w:rsidR="00E820C1" w:rsidRPr="00EB1665" w:rsidRDefault="00B624A8">
            <w:pPr>
              <w:rPr>
                <w:sz w:val="18"/>
                <w:szCs w:val="18"/>
                <w:lang w:val="fr-CA"/>
              </w:rPr>
            </w:pPr>
            <w:r>
              <w:rPr>
                <w:sz w:val="18"/>
                <w:szCs w:val="18"/>
                <w:lang w:val="fr-CA"/>
              </w:rPr>
              <w:t>(a) EF provinciaux, échantillon complet</w:t>
            </w:r>
          </w:p>
        </w:tc>
        <w:tc>
          <w:tcPr>
            <w:tcW w:w="900" w:type="dxa"/>
            <w:tcBorders>
              <w:top w:val="single" w:sz="2" w:space="0" w:color="999999"/>
              <w:left w:val="single" w:sz="2" w:space="0" w:color="999999"/>
              <w:bottom w:val="single" w:sz="2" w:space="0" w:color="999999"/>
              <w:right w:val="single" w:sz="2" w:space="0" w:color="999999"/>
            </w:tcBorders>
          </w:tcPr>
          <w:p w14:paraId="6C9E3017" w14:textId="77777777" w:rsidR="00E820C1" w:rsidRDefault="00B624A8">
            <w:pPr>
              <w:jc w:val="center"/>
              <w:rPr>
                <w:sz w:val="18"/>
                <w:szCs w:val="18"/>
              </w:rPr>
            </w:pPr>
            <w:r>
              <w:rPr>
                <w:sz w:val="18"/>
                <w:szCs w:val="18"/>
                <w:lang w:val="fr-CA"/>
              </w:rPr>
              <w:t>0,004</w:t>
            </w:r>
          </w:p>
        </w:tc>
        <w:tc>
          <w:tcPr>
            <w:tcW w:w="1000" w:type="dxa"/>
            <w:tcBorders>
              <w:top w:val="single" w:sz="2" w:space="0" w:color="999999"/>
              <w:left w:val="single" w:sz="2" w:space="0" w:color="999999"/>
              <w:bottom w:val="single" w:sz="2" w:space="0" w:color="999999"/>
              <w:right w:val="single" w:sz="2" w:space="0" w:color="999999"/>
            </w:tcBorders>
          </w:tcPr>
          <w:p w14:paraId="0BA7D573" w14:textId="77777777" w:rsidR="00E820C1" w:rsidRDefault="00B624A8">
            <w:pPr>
              <w:jc w:val="center"/>
              <w:rPr>
                <w:sz w:val="18"/>
                <w:szCs w:val="18"/>
              </w:rPr>
            </w:pPr>
            <w:r>
              <w:rPr>
                <w:sz w:val="18"/>
                <w:szCs w:val="18"/>
                <w:lang w:val="fr-CA"/>
              </w:rPr>
              <w:t>0,153</w:t>
            </w:r>
          </w:p>
        </w:tc>
        <w:tc>
          <w:tcPr>
            <w:tcW w:w="1000" w:type="dxa"/>
            <w:tcBorders>
              <w:top w:val="single" w:sz="2" w:space="0" w:color="999999"/>
              <w:left w:val="single" w:sz="2" w:space="0" w:color="999999"/>
              <w:bottom w:val="single" w:sz="2" w:space="0" w:color="999999"/>
              <w:right w:val="single" w:sz="2" w:space="0" w:color="999999"/>
            </w:tcBorders>
          </w:tcPr>
          <w:p w14:paraId="40B45041" w14:textId="77777777" w:rsidR="00E820C1" w:rsidRDefault="00917EAC">
            <w:pPr>
              <w:jc w:val="center"/>
              <w:rPr>
                <w:sz w:val="18"/>
                <w:szCs w:val="18"/>
              </w:rPr>
            </w:pPr>
            <w:r>
              <w:rPr>
                <w:sz w:val="18"/>
                <w:szCs w:val="18"/>
                <w:lang w:val="fr-CA"/>
              </w:rPr>
              <w:t>-0,149</w:t>
            </w:r>
          </w:p>
        </w:tc>
        <w:tc>
          <w:tcPr>
            <w:tcW w:w="800" w:type="dxa"/>
            <w:tcBorders>
              <w:top w:val="single" w:sz="2" w:space="0" w:color="999999"/>
              <w:left w:val="single" w:sz="2" w:space="0" w:color="999999"/>
              <w:bottom w:val="single" w:sz="2" w:space="0" w:color="999999"/>
              <w:right w:val="single" w:sz="2" w:space="0" w:color="999999"/>
            </w:tcBorders>
          </w:tcPr>
          <w:p w14:paraId="60779F49" w14:textId="77777777" w:rsidR="00E820C1" w:rsidRDefault="00B624A8">
            <w:pPr>
              <w:jc w:val="center"/>
              <w:rPr>
                <w:sz w:val="18"/>
                <w:szCs w:val="18"/>
              </w:rPr>
            </w:pPr>
            <w:del w:id="9052" w:author="Claude (vérification)" w:date="2026-10-01T00:00:00Z">
              <w:r>
                <w:rPr>
                  <w:sz w:val="18"/>
                  <w:szCs w:val="18"/>
                  <w:lang w:val="fr-CA"/>
                </w:rPr>
                <w:delText>0,000</w:delText>
              </w:r>
            </w:del>
            <w:ins w:id="9053" w:author="Claude (vérification)" w:date="2026-10-01T00:00:00Z">
              <w:r>
                <w:rPr>
                  <w:sz w:val="18"/>
                  <w:szCs w:val="18"/>
                  <w:lang w:val="fr-CA"/>
                </w:rPr>
                <w:t xml:space="preserve">&lt;0,001</w:t>
              </w:r>
            </w:ins>
          </w:p>
        </w:tc>
        <w:tc>
          <w:tcPr>
            <w:tcW w:w="860" w:type="dxa"/>
            <w:tcBorders>
              <w:top w:val="single" w:sz="2" w:space="0" w:color="999999"/>
              <w:left w:val="single" w:sz="2" w:space="0" w:color="999999"/>
              <w:bottom w:val="single" w:sz="2" w:space="0" w:color="999999"/>
              <w:right w:val="single" w:sz="2" w:space="0" w:color="999999"/>
            </w:tcBorders>
          </w:tcPr>
          <w:p w14:paraId="68268CE8" w14:textId="77777777" w:rsidR="00E820C1" w:rsidRDefault="00B624A8">
            <w:pPr>
              <w:jc w:val="center"/>
              <w:rPr>
                <w:sz w:val="18"/>
                <w:szCs w:val="18"/>
              </w:rPr>
            </w:pPr>
            <w:r>
              <w:rPr>
                <w:sz w:val="18"/>
                <w:szCs w:val="18"/>
                <w:lang w:val="fr-CA"/>
              </w:rPr>
              <w:t>10 621</w:t>
            </w:r>
          </w:p>
        </w:tc>
      </w:tr>
      <w:tr w:rsidR="00E820C1" w14:paraId="29AD2FD2" w14:textId="77777777">
        <w:tc>
          <w:tcPr>
            <w:tcW w:w="1900" w:type="dxa"/>
            <w:tcBorders>
              <w:top w:val="single" w:sz="2" w:space="0" w:color="999999"/>
              <w:left w:val="single" w:sz="2" w:space="0" w:color="999999"/>
              <w:bottom w:val="single" w:sz="2" w:space="0" w:color="999999"/>
              <w:right w:val="single" w:sz="2" w:space="0" w:color="999999"/>
            </w:tcBorders>
          </w:tcPr>
          <w:p w14:paraId="4073FAC4"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3C67FD2E" w14:textId="77777777" w:rsidR="00E820C1" w:rsidRPr="00EB1665" w:rsidRDefault="00B624A8">
            <w:pPr>
              <w:rPr>
                <w:sz w:val="18"/>
                <w:szCs w:val="18"/>
                <w:lang w:val="fr-CA"/>
              </w:rPr>
            </w:pPr>
            <w:r>
              <w:rPr>
                <w:sz w:val="18"/>
                <w:szCs w:val="18"/>
                <w:lang w:val="fr-CA"/>
              </w:rPr>
              <w:t>(b) EF provinciaux, échantillon réduit</w:t>
            </w:r>
          </w:p>
        </w:tc>
        <w:tc>
          <w:tcPr>
            <w:tcW w:w="900" w:type="dxa"/>
            <w:tcBorders>
              <w:top w:val="single" w:sz="2" w:space="0" w:color="999999"/>
              <w:left w:val="single" w:sz="2" w:space="0" w:color="999999"/>
              <w:bottom w:val="single" w:sz="2" w:space="0" w:color="999999"/>
              <w:right w:val="single" w:sz="2" w:space="0" w:color="999999"/>
            </w:tcBorders>
          </w:tcPr>
          <w:p w14:paraId="7C68AE97" w14:textId="77777777" w:rsidR="00E820C1" w:rsidRDefault="00B624A8">
            <w:pPr>
              <w:jc w:val="center"/>
              <w:rPr>
                <w:sz w:val="18"/>
                <w:szCs w:val="18"/>
              </w:rPr>
            </w:pPr>
            <w:r>
              <w:rPr>
                <w:sz w:val="18"/>
                <w:szCs w:val="18"/>
                <w:lang w:val="fr-CA"/>
              </w:rPr>
              <w:t>0,038</w:t>
            </w:r>
          </w:p>
        </w:tc>
        <w:tc>
          <w:tcPr>
            <w:tcW w:w="1000" w:type="dxa"/>
            <w:tcBorders>
              <w:top w:val="single" w:sz="2" w:space="0" w:color="999999"/>
              <w:left w:val="single" w:sz="2" w:space="0" w:color="999999"/>
              <w:bottom w:val="single" w:sz="2" w:space="0" w:color="999999"/>
              <w:right w:val="single" w:sz="2" w:space="0" w:color="999999"/>
            </w:tcBorders>
          </w:tcPr>
          <w:p w14:paraId="56FED1BD" w14:textId="77777777" w:rsidR="00E820C1" w:rsidRDefault="00B624A8">
            <w:pPr>
              <w:jc w:val="center"/>
              <w:rPr>
                <w:sz w:val="18"/>
                <w:szCs w:val="18"/>
              </w:rPr>
            </w:pPr>
            <w:r>
              <w:rPr>
                <w:sz w:val="18"/>
                <w:szCs w:val="18"/>
                <w:lang w:val="fr-CA"/>
              </w:rPr>
              <w:t>0,157</w:t>
            </w:r>
          </w:p>
        </w:tc>
        <w:tc>
          <w:tcPr>
            <w:tcW w:w="1000" w:type="dxa"/>
            <w:tcBorders>
              <w:top w:val="single" w:sz="2" w:space="0" w:color="999999"/>
              <w:left w:val="single" w:sz="2" w:space="0" w:color="999999"/>
              <w:bottom w:val="single" w:sz="2" w:space="0" w:color="999999"/>
              <w:right w:val="single" w:sz="2" w:space="0" w:color="999999"/>
            </w:tcBorders>
          </w:tcPr>
          <w:p w14:paraId="08C1154F" w14:textId="77777777" w:rsidR="00E820C1" w:rsidRDefault="00917EAC">
            <w:pPr>
              <w:jc w:val="center"/>
              <w:rPr>
                <w:sz w:val="18"/>
                <w:szCs w:val="18"/>
              </w:rPr>
            </w:pPr>
            <w:r>
              <w:rPr>
                <w:sz w:val="18"/>
                <w:szCs w:val="18"/>
                <w:lang w:val="fr-CA"/>
              </w:rPr>
              <w:t>-0,119</w:t>
            </w:r>
          </w:p>
        </w:tc>
        <w:tc>
          <w:tcPr>
            <w:tcW w:w="800" w:type="dxa"/>
            <w:tcBorders>
              <w:top w:val="single" w:sz="2" w:space="0" w:color="999999"/>
              <w:left w:val="single" w:sz="2" w:space="0" w:color="999999"/>
              <w:bottom w:val="single" w:sz="2" w:space="0" w:color="999999"/>
              <w:right w:val="single" w:sz="2" w:space="0" w:color="999999"/>
            </w:tcBorders>
          </w:tcPr>
          <w:p w14:paraId="725B1C69" w14:textId="77777777" w:rsidR="00E820C1" w:rsidRDefault="00B624A8">
            <w:pPr>
              <w:jc w:val="center"/>
              <w:rPr>
                <w:sz w:val="18"/>
                <w:szCs w:val="18"/>
              </w:rPr>
            </w:pPr>
            <w:r>
              <w:rPr>
                <w:sz w:val="18"/>
                <w:szCs w:val="18"/>
                <w:lang w:val="fr-CA"/>
              </w:rPr>
              <w:t>0,001</w:t>
            </w:r>
          </w:p>
        </w:tc>
        <w:tc>
          <w:tcPr>
            <w:tcW w:w="860" w:type="dxa"/>
            <w:tcBorders>
              <w:top w:val="single" w:sz="2" w:space="0" w:color="999999"/>
              <w:left w:val="single" w:sz="2" w:space="0" w:color="999999"/>
              <w:bottom w:val="single" w:sz="2" w:space="0" w:color="999999"/>
              <w:right w:val="single" w:sz="2" w:space="0" w:color="999999"/>
            </w:tcBorders>
          </w:tcPr>
          <w:p w14:paraId="2C5DE880" w14:textId="77777777" w:rsidR="00E820C1" w:rsidRDefault="00B624A8">
            <w:pPr>
              <w:jc w:val="center"/>
              <w:rPr>
                <w:sz w:val="18"/>
                <w:szCs w:val="18"/>
              </w:rPr>
            </w:pPr>
            <w:r>
              <w:rPr>
                <w:sz w:val="18"/>
                <w:szCs w:val="18"/>
                <w:lang w:val="fr-CA"/>
              </w:rPr>
              <w:t>8 433</w:t>
            </w:r>
          </w:p>
        </w:tc>
      </w:tr>
      <w:tr w:rsidR="00E820C1" w14:paraId="51FB61DD" w14:textId="77777777">
        <w:tc>
          <w:tcPr>
            <w:tcW w:w="1900" w:type="dxa"/>
            <w:tcBorders>
              <w:top w:val="single" w:sz="2" w:space="0" w:color="999999"/>
              <w:left w:val="single" w:sz="2" w:space="0" w:color="999999"/>
              <w:bottom w:val="single" w:sz="2" w:space="0" w:color="999999"/>
              <w:right w:val="single" w:sz="2" w:space="0" w:color="999999"/>
            </w:tcBorders>
          </w:tcPr>
          <w:p w14:paraId="74106367" w14:textId="77777777" w:rsidR="00E820C1" w:rsidRDefault="00E820C1">
            <w:pPr>
              <w:rPr>
                <w:sz w:val="18"/>
                <w:szCs w:val="18"/>
              </w:rPr>
            </w:pPr>
          </w:p>
        </w:tc>
        <w:tc>
          <w:tcPr>
            <w:tcW w:w="2900" w:type="dxa"/>
            <w:tcBorders>
              <w:top w:val="single" w:sz="2" w:space="0" w:color="999999"/>
              <w:left w:val="single" w:sz="2" w:space="0" w:color="999999"/>
              <w:bottom w:val="single" w:sz="2" w:space="0" w:color="999999"/>
              <w:right w:val="single" w:sz="2" w:space="0" w:color="999999"/>
            </w:tcBorders>
          </w:tcPr>
          <w:p w14:paraId="33C257A3" w14:textId="77777777" w:rsidR="00E820C1" w:rsidRDefault="00B624A8">
            <w:pPr>
              <w:rPr>
                <w:sz w:val="18"/>
                <w:szCs w:val="18"/>
              </w:rPr>
            </w:pPr>
            <w:r>
              <w:rPr>
                <w:sz w:val="18"/>
                <w:szCs w:val="18"/>
                <w:lang w:val="fr-CA"/>
              </w:rPr>
              <w:t xml:space="preserve">(c) (b) + contrôles géographiques</w:t>
            </w:r>
          </w:p>
        </w:tc>
        <w:tc>
          <w:tcPr>
            <w:tcW w:w="900" w:type="dxa"/>
            <w:tcBorders>
              <w:top w:val="single" w:sz="2" w:space="0" w:color="999999"/>
              <w:left w:val="single" w:sz="2" w:space="0" w:color="999999"/>
              <w:bottom w:val="single" w:sz="2" w:space="0" w:color="999999"/>
              <w:right w:val="single" w:sz="2" w:space="0" w:color="999999"/>
            </w:tcBorders>
          </w:tcPr>
          <w:p w14:paraId="41A8CD60" w14:textId="77777777" w:rsidR="00E820C1" w:rsidRDefault="00B624A8">
            <w:pPr>
              <w:jc w:val="center"/>
              <w:rPr>
                <w:sz w:val="18"/>
                <w:szCs w:val="18"/>
              </w:rPr>
            </w:pPr>
            <w:r>
              <w:rPr>
                <w:sz w:val="18"/>
                <w:szCs w:val="18"/>
                <w:lang w:val="fr-CA"/>
              </w:rPr>
              <w:t>0,032</w:t>
            </w:r>
          </w:p>
        </w:tc>
        <w:tc>
          <w:tcPr>
            <w:tcW w:w="1000" w:type="dxa"/>
            <w:tcBorders>
              <w:top w:val="single" w:sz="2" w:space="0" w:color="999999"/>
              <w:left w:val="single" w:sz="2" w:space="0" w:color="999999"/>
              <w:bottom w:val="single" w:sz="2" w:space="0" w:color="999999"/>
              <w:right w:val="single" w:sz="2" w:space="0" w:color="999999"/>
            </w:tcBorders>
          </w:tcPr>
          <w:p w14:paraId="03DBA875" w14:textId="77777777" w:rsidR="00E820C1" w:rsidRDefault="00B624A8">
            <w:pPr>
              <w:jc w:val="center"/>
              <w:rPr>
                <w:sz w:val="18"/>
                <w:szCs w:val="18"/>
              </w:rPr>
            </w:pPr>
            <w:r>
              <w:rPr>
                <w:sz w:val="18"/>
                <w:szCs w:val="18"/>
                <w:lang w:val="fr-CA"/>
              </w:rPr>
              <w:t>0,137</w:t>
            </w:r>
          </w:p>
        </w:tc>
        <w:tc>
          <w:tcPr>
            <w:tcW w:w="1000" w:type="dxa"/>
            <w:tcBorders>
              <w:top w:val="single" w:sz="2" w:space="0" w:color="999999"/>
              <w:left w:val="single" w:sz="2" w:space="0" w:color="999999"/>
              <w:bottom w:val="single" w:sz="2" w:space="0" w:color="999999"/>
              <w:right w:val="single" w:sz="2" w:space="0" w:color="999999"/>
            </w:tcBorders>
          </w:tcPr>
          <w:p w14:paraId="1CDA360C" w14:textId="77777777" w:rsidR="00E820C1" w:rsidRDefault="00917EAC">
            <w:pPr>
              <w:jc w:val="center"/>
              <w:rPr>
                <w:sz w:val="18"/>
                <w:szCs w:val="18"/>
              </w:rPr>
            </w:pPr>
            <w:r>
              <w:rPr>
                <w:sz w:val="18"/>
                <w:szCs w:val="18"/>
                <w:lang w:val="fr-CA"/>
              </w:rPr>
              <w:t>-0,105</w:t>
            </w:r>
          </w:p>
        </w:tc>
        <w:tc>
          <w:tcPr>
            <w:tcW w:w="800" w:type="dxa"/>
            <w:tcBorders>
              <w:top w:val="single" w:sz="2" w:space="0" w:color="999999"/>
              <w:left w:val="single" w:sz="2" w:space="0" w:color="999999"/>
              <w:bottom w:val="single" w:sz="2" w:space="0" w:color="999999"/>
              <w:right w:val="single" w:sz="2" w:space="0" w:color="999999"/>
            </w:tcBorders>
          </w:tcPr>
          <w:p w14:paraId="7A581DE8" w14:textId="77777777" w:rsidR="00E820C1" w:rsidRDefault="00B624A8">
            <w:pPr>
              <w:jc w:val="center"/>
              <w:rPr>
                <w:sz w:val="18"/>
                <w:szCs w:val="18"/>
              </w:rPr>
            </w:pPr>
            <w:r>
              <w:rPr>
                <w:sz w:val="18"/>
                <w:szCs w:val="18"/>
                <w:lang w:val="fr-CA"/>
              </w:rPr>
              <w:t>0,004</w:t>
            </w:r>
          </w:p>
        </w:tc>
        <w:tc>
          <w:tcPr>
            <w:tcW w:w="860" w:type="dxa"/>
            <w:tcBorders>
              <w:top w:val="single" w:sz="2" w:space="0" w:color="999999"/>
              <w:left w:val="single" w:sz="2" w:space="0" w:color="999999"/>
              <w:bottom w:val="single" w:sz="2" w:space="0" w:color="999999"/>
              <w:right w:val="single" w:sz="2" w:space="0" w:color="999999"/>
            </w:tcBorders>
          </w:tcPr>
          <w:p w14:paraId="21804C49" w14:textId="77777777" w:rsidR="00E820C1" w:rsidRDefault="00B624A8">
            <w:pPr>
              <w:jc w:val="center"/>
              <w:rPr>
                <w:sz w:val="18"/>
                <w:szCs w:val="18"/>
              </w:rPr>
            </w:pPr>
            <w:r>
              <w:rPr>
                <w:sz w:val="18"/>
                <w:szCs w:val="18"/>
                <w:lang w:val="fr-CA"/>
              </w:rPr>
              <w:t>8 433</w:t>
            </w:r>
          </w:p>
        </w:tc>
      </w:tr>
    </w:tbl>
    <w:p w14:paraId="33E630DB"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20ED05AC" w14:textId="77777777" w:rsidR="00247258" w:rsidRDefault="00247258">
      <w:pPr>
        <w:jc w:val="both"/>
        <w:rPr>
          <w:i/>
          <w:iCs/>
          <w:lang w:val="fr-CA"/>
        </w:rPr>
      </w:pPr>
    </w:p>
    <w:p w14:paraId="3FFF4F3B" w14:textId="77777777" w:rsidR="00474990" w:rsidRPr="00474990" w:rsidRDefault="00474990" w:rsidP="00474990">
      <w:pPr>
        <w:jc w:val="both"/>
        <w:rPr>
          <w:lang w:val="fr-CA"/>
        </w:rPr>
      </w:pPr>
      <w:r>
        <w:rPr>
          <w:lang w:val="fr-CA"/>
        </w:rPr>
        <w:t xml:space="preserve">Dans ce tableau, les erreurs-types sont regroupées au niveau de la Première Nation. La colonne </w:t>
      </w:r>
      <w:r>
        <w:rPr>
          <w:i/>
          <w:iCs/>
          <w:lang w:val="fr-CA"/>
        </w:rPr>
        <w:t>p</w:t>
      </w:r>
      <w:r>
        <w:rPr>
          <w:lang w:val="fr-CA"/>
        </w:rPr>
        <w:t xml:space="preserve"> présente le test d’égalité entre les coefficients des réserves FNLM et des autres réserves, et l’échantillon réduit comprend seulement les sites pour lesquels les quatre contrôles géographiques sont disponibles.</w:t>
      </w:r>
    </w:p>
    <w:p w14:paraId="408F69AB" w14:textId="77777777" w:rsidR="00474990" w:rsidRPr="00474990" w:rsidRDefault="00474990" w:rsidP="00474990">
      <w:pPr>
        <w:jc w:val="both"/>
        <w:rPr>
          <w:lang w:val="fr-CA"/>
        </w:rPr>
      </w:pPr>
      <w:r>
        <w:rPr>
          <w:lang w:val="fr-CA"/>
        </w:rPr>
        <w:t xml:space="preserve">Les résultats restent globalement les mêmes, mais les écarts diminuent. Pour le statut actif, la différence entre les deux catégories de réserves passe de 11,2 points à 10,4 points lorsque l’échantillon est réduit, puis à 8,5 points lorsque les contrôles géographiques sont ajoutés. Le changement le plus marqué se situe donc entre les </w:t>
      </w:r>
      <w:del w:id="9033" w:author="Claude (vérification)" w:date="2026-10-01T00:00:00Z">
        <w:r>
          <w:rPr>
            <w:lang w:val="fr-CA"/>
          </w:rPr>
          <w:delText xml:space="preserve">colonnes</w:delText>
        </w:r>
      </w:del>
      <w:ins w:id="9034" w:author="Claude (vérification)" w:date="2026-10-01T00:00:00Z">
        <w:r>
          <w:rPr>
            <w:lang w:val="fr-CA"/>
          </w:rPr>
          <w:t xml:space="preserve">spécifications</w:t>
        </w:r>
      </w:ins>
      <w:r>
        <w:rPr>
          <w:lang w:val="fr-CA"/>
        </w:rPr>
        <w:t xml:space="preserve"> (b) et (c), soit une baisse de 1,9 point sur 10,4, environ un cinquième de l’écart initial sur l’échantillon réduit.</w:t>
      </w:r>
    </w:p>
    <w:p w14:paraId="58D599CA" w14:textId="77777777" w:rsidR="00474990" w:rsidRPr="00474990" w:rsidRDefault="00474990" w:rsidP="00474990">
      <w:pPr>
        <w:jc w:val="both"/>
        <w:rPr>
          <w:lang w:val="fr-CA"/>
        </w:rPr>
      </w:pPr>
      <w:r>
        <w:rPr>
          <w:lang w:val="fr-CA"/>
        </w:rPr>
        <w:t xml:space="preserve">Pour la haute priorité, l’écart passe de -14,9 à -11,9 points après la restriction d’échantillon, puis à -10,5 points avec les contrôles géographiques. Pour la priorité d’action, aucune différence significative ne ressort dans les trois modèles. Les associations observées ne s’expliquent pas uniquement par les différences géographiques.</w:t>
      </w:r>
    </w:p>
    <w:p w14:paraId="1579BDF7" w14:textId="77777777" w:rsidR="00474990" w:rsidRPr="00474990" w:rsidRDefault="00474990" w:rsidP="00474990">
      <w:pPr>
        <w:jc w:val="both"/>
        <w:rPr>
          <w:lang w:val="fr-CA"/>
        </w:rPr>
      </w:pPr>
      <w:r>
        <w:rPr>
          <w:lang w:val="fr-CA"/>
        </w:rPr>
        <w:t xml:space="preserve">Une autre limite concerne la variable </w:t>
      </w:r>
      <w:r>
        <w:rPr>
          <w:i/>
          <w:iCs/>
          <w:lang w:val="fr-CA"/>
        </w:rPr>
        <w:t>class</w:t>
      </w:r>
      <w:r>
        <w:rPr>
          <w:lang w:val="fr-CA"/>
        </w:rPr>
        <w:t>. Les modèles de priorité utilisent seulement les 44,6 % de sites pour lesquels une classification informative est disponible. Cette proportion est de 42,1 % dans le groupe FNLM et de 46,0 % dans les autres réserves. Si le fait d’être classé dépend lui-même du statut FNLM, l’analyse peut être biaisée puisqu’elle porte seulement sur les sites classés.</w:t>
      </w:r>
    </w:p>
    <w:p w14:paraId="7A796F90" w14:textId="77777777" w:rsidR="00474990" w:rsidRDefault="00474990" w:rsidP="00474990">
      <w:pPr>
        <w:jc w:val="both"/>
        <w:rPr>
          <w:lang w:val="fr-CA"/>
        </w:rPr>
      </w:pPr>
    </w:p>
    <w:p w14:paraId="1FB9E86B" w14:textId="77777777" w:rsidR="0028147A" w:rsidRPr="00F8268E" w:rsidRDefault="00000000" w:rsidP="00917EAC">
      <w:pPr>
        <w:pStyle w:val="Heading3"/>
        <w:rPr>
          <w:lang w:val="fr-CA"/>
        </w:rPr>
      </w:pPr>
      <w:bookmarkStart w:id="120" w:name="_Toc239784785"/>
      <w:r>
        <w:rPr>
          <w:lang w:val="fr-CA"/>
        </w:rPr>
        <w:t>4.8.8 Effets fixes de l’organisation déclarante</w:t>
      </w:r>
      <w:bookmarkEnd w:id="120"/>
    </w:p>
    <w:p w14:paraId="3A160326" w14:textId="77777777" w:rsidR="00917EAC" w:rsidRPr="00917EAC" w:rsidRDefault="00DB30DE" w:rsidP="00917EAC">
      <w:pPr>
        <w:jc w:val="both"/>
        <w:rPr>
          <w:lang w:val="fr-CA"/>
        </w:rPr>
      </w:pPr>
      <w:del w:id="9035" w:author="Claude (vérification)" w:date="2026-10-01T00:00:00Z">
        <w:r>
          <w:rPr>
            <w:lang w:val="fr-CA"/>
          </w:rPr>
          <w:delText xml:space="preserve">Dans les tableaux 4.12 et 4.13, l’ajout d’effets fixes pour l’organisation déclarante fait passer le coefficient FNLM de +19,3 à -0,6 point</w:delText>
        </w:r>
      </w:del>
      <w:ins w:id="9036" w:author="Claude (vérification)" w:date="2026-10-01T00:00:00Z">
        <w:r>
          <w:rPr>
            <w:lang w:val="fr-CA"/>
          </w:rPr>
          <w:t xml:space="preserve">Pour le statut actif, l’ajout d’effets fixes pour l’organisation déclarante fait passer le coefficient FNLM de +19,3 à -0,6 point (tableaux 4.2 et 4.13)</w:t>
        </w:r>
      </w:ins>
      <w:r>
        <w:rPr>
          <w:lang w:val="fr-CA"/>
        </w:rPr>
        <w:t xml:space="preserve">. Toutefois, puisque Services aux Autochtones Canada déclare presque tous les sites situés sur réserve, qu’ils soient FNLM ou non, cette forte baisse est attendue. L’organisation déclarante est donc fortement liée au statut de réserve.</w:t>
      </w:r>
    </w:p>
    <w:p w14:paraId="79839E12" w14:textId="77777777" w:rsidR="00917EAC" w:rsidRPr="00917EAC" w:rsidRDefault="00917EAC" w:rsidP="00917EAC">
      <w:pPr>
        <w:jc w:val="both"/>
        <w:rPr>
          <w:lang w:val="fr-CA"/>
        </w:rPr>
      </w:pPr>
      <w:r>
        <w:rPr>
          <w:lang w:val="fr-CA"/>
        </w:rPr>
        <w:t xml:space="preserve">Le coefficient des réserves non-FNLM diminue aussi fortement, passant de +8,1 à -10,3 points.</w:t>
      </w:r>
    </w:p>
    <w:p w14:paraId="49540D80" w14:textId="77777777" w:rsidR="00917EAC" w:rsidRPr="00917EAC" w:rsidRDefault="00917EAC" w:rsidP="00917EAC">
      <w:pPr>
        <w:jc w:val="both"/>
        <w:rPr>
          <w:lang w:val="fr-CA"/>
        </w:rPr>
      </w:pPr>
      <w:r>
        <w:rPr>
          <w:lang w:val="fr-CA"/>
        </w:rPr>
        <w:t xml:space="preserve">La comparaison la plus importante est celle entre les réserves FNLM et les autres réserves. Cet écart passe de 11,2 à 9,6 points. L’ajout des effets fixes réduit donc l’écart de seulement 1,6 point. Une petite partie de la différence semble liée à l’organisation déclarante, mais la majorité de l’écart entre les deux groupes de réserves demeure.</w:t>
      </w:r>
    </w:p>
    <w:p w14:paraId="3896D62B" w14:textId="77777777" w:rsidR="0028147A" w:rsidRDefault="0028147A" w:rsidP="00917EAC">
      <w:pPr>
        <w:jc w:val="both"/>
        <w:rPr>
          <w:lang w:val="fr-CA"/>
        </w:rPr>
      </w:pPr>
    </w:p>
    <w:p w14:paraId="0DA31454" w14:textId="77777777" w:rsidR="00917EAC" w:rsidRDefault="00917EAC">
      <w:pPr>
        <w:jc w:val="both"/>
        <w:rPr>
          <w:lang w:val="fr-CA"/>
        </w:rPr>
      </w:pPr>
    </w:p>
    <w:p w14:paraId="444F92C9" w14:textId="77777777" w:rsidR="00917EAC" w:rsidRDefault="00917EAC">
      <w:pPr>
        <w:jc w:val="both"/>
        <w:rPr>
          <w:lang w:val="fr-CA"/>
        </w:rPr>
      </w:pPr>
    </w:p>
    <w:p w14:paraId="3BBF12AB" w14:textId="77777777" w:rsidR="00917EAC" w:rsidRDefault="00917EAC">
      <w:pPr>
        <w:pStyle w:val="Lgendetableau"/>
        <w:spacing w:after="100" w:line="360" w:lineRule="auto"/>
        <w:jc w:val="center"/>
        <w:rPr>
          <w:sz w:val="24"/>
          <w:szCs w:val="24"/>
          <w:lang w:val="fr-CA"/>
        </w:rPr>
      </w:pPr>
    </w:p>
    <w:p w14:paraId="2C3C084F" w14:textId="77777777" w:rsidR="006A2A72" w:rsidRDefault="00000000">
      <w:pPr>
        <w:pStyle w:val="Lgendetableau"/>
        <w:spacing w:after="100" w:line="360" w:lineRule="auto"/>
        <w:jc w:val="center"/>
        <w:rPr>
          <w:sz w:val="24"/>
          <w:szCs w:val="24"/>
          <w:lang w:val="fr-CA"/>
        </w:rPr>
      </w:pPr>
      <w:r>
        <w:rPr>
          <w:sz w:val="24"/>
          <w:szCs w:val="24"/>
          <w:lang w:val="fr-CA"/>
        </w:rPr>
        <w:t>Tableau 4.13 : Écarts estimés avec effets fixes de l’organisation déclarante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600"/>
        <w:gridCol w:w="1700"/>
        <w:gridCol w:w="2100"/>
        <w:gridCol w:w="1500"/>
        <w:gridCol w:w="1200"/>
      </w:tblGrid>
      <w:tr w:rsidR="006A2A72" w14:paraId="3A68D43A" w14:textId="77777777">
        <w:trPr>
          <w:cantSplit/>
          <w:tblHeader/>
          <w:jc w:val="center"/>
        </w:trPr>
        <w:tc>
          <w:tcPr>
            <w:tcW w:w="26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6177E8A" w14:textId="77777777" w:rsidR="006A2A72" w:rsidRDefault="00000000">
            <w:pPr>
              <w:jc w:val="center"/>
              <w:rPr>
                <w:b/>
                <w:sz w:val="18"/>
                <w:szCs w:val="18"/>
                <w:lang w:val="fr-CA"/>
              </w:rPr>
            </w:pPr>
            <w:r>
              <w:rPr>
                <w:b/>
                <w:sz w:val="18"/>
                <w:szCs w:val="18"/>
                <w:lang w:val="fr-CA"/>
              </w:rPr>
              <w:t>Issue</w:t>
            </w:r>
          </w:p>
        </w:tc>
        <w:tc>
          <w:tcPr>
            <w:tcW w:w="17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E5E44AF" w14:textId="77777777" w:rsidR="006A2A72" w:rsidRDefault="00000000">
            <w:pPr>
              <w:jc w:val="center"/>
              <w:rPr>
                <w:b/>
                <w:sz w:val="18"/>
                <w:szCs w:val="18"/>
                <w:lang w:val="fr-CA"/>
              </w:rPr>
            </w:pPr>
            <w:r>
              <w:rPr>
                <w:b/>
                <w:sz w:val="18"/>
                <w:szCs w:val="18"/>
                <w:lang w:val="fr-CA"/>
              </w:rPr>
              <w:t>FNLM</w:t>
            </w:r>
          </w:p>
        </w:tc>
        <w:tc>
          <w:tcPr>
            <w:tcW w:w="21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217DAB2B" w14:textId="77777777" w:rsidR="006A2A72" w:rsidRDefault="00000000">
            <w:pPr>
              <w:jc w:val="center"/>
              <w:rPr>
                <w:b/>
                <w:sz w:val="18"/>
                <w:szCs w:val="18"/>
                <w:lang w:val="fr-CA"/>
              </w:rPr>
            </w:pPr>
            <w:r>
              <w:rPr>
                <w:b/>
                <w:sz w:val="18"/>
                <w:szCs w:val="18"/>
                <w:lang w:val="fr-CA"/>
              </w:rPr>
              <w:t>Autres réserves</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D1C4FEF" w14:textId="77777777" w:rsidR="006A2A72" w:rsidRDefault="00000000">
            <w:pPr>
              <w:jc w:val="center"/>
              <w:rPr>
                <w:b/>
                <w:sz w:val="18"/>
                <w:szCs w:val="18"/>
                <w:lang w:val="fr-CA"/>
              </w:rPr>
            </w:pPr>
            <w:r>
              <w:rPr>
                <w:b/>
                <w:sz w:val="18"/>
                <w:szCs w:val="18"/>
                <w:lang w:val="fr-CA"/>
              </w:rPr>
              <w:t>Écart</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2337051" w14:textId="77777777" w:rsidR="006A2A72" w:rsidRDefault="00000000">
            <w:pPr>
              <w:jc w:val="center"/>
              <w:rPr>
                <w:b/>
                <w:sz w:val="18"/>
                <w:szCs w:val="18"/>
                <w:lang w:val="fr-CA"/>
              </w:rPr>
            </w:pPr>
            <w:r>
              <w:rPr>
                <w:b/>
                <w:sz w:val="18"/>
                <w:szCs w:val="18"/>
                <w:lang w:val="fr-CA"/>
              </w:rPr>
              <w:t>p</w:t>
            </w:r>
          </w:p>
        </w:tc>
      </w:tr>
      <w:tr w:rsidR="006A2A72" w14:paraId="6BB3C71C"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A29833" w14:textId="77777777" w:rsidR="006A2A72" w:rsidRDefault="00000000">
            <w:pPr>
              <w:jc w:val="center"/>
              <w:rPr>
                <w:sz w:val="18"/>
                <w:szCs w:val="18"/>
                <w:lang w:val="fr-CA"/>
              </w:rPr>
            </w:pPr>
            <w:r>
              <w:rPr>
                <w:sz w:val="18"/>
                <w:szCs w:val="18"/>
                <w:lang w:val="fr-CA"/>
              </w:rPr>
              <w:t>Priorité d’action</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B5C248" w14:textId="77777777" w:rsidR="006A2A72" w:rsidRDefault="00000000">
            <w:pPr>
              <w:jc w:val="center"/>
              <w:rPr>
                <w:sz w:val="18"/>
                <w:szCs w:val="18"/>
                <w:lang w:val="fr-CA"/>
              </w:rPr>
            </w:pPr>
            <w:r>
              <w:rPr>
                <w:sz w:val="18"/>
                <w:szCs w:val="18"/>
                <w:lang w:val="fr-CA"/>
              </w:rPr>
              <w:t>0,074</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1EB1141" w14:textId="77777777" w:rsidR="006A2A72" w:rsidRDefault="00000000">
            <w:pPr>
              <w:jc w:val="center"/>
              <w:rPr>
                <w:sz w:val="18"/>
                <w:szCs w:val="18"/>
                <w:lang w:val="fr-CA"/>
              </w:rPr>
            </w:pPr>
            <w:r>
              <w:rPr>
                <w:sz w:val="18"/>
                <w:szCs w:val="18"/>
                <w:lang w:val="fr-CA"/>
              </w:rPr>
              <w:t>0,102</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01E74C" w14:textId="77777777" w:rsidR="006A2A72" w:rsidRDefault="00917EAC">
            <w:pPr>
              <w:jc w:val="center"/>
              <w:rPr>
                <w:sz w:val="18"/>
                <w:szCs w:val="18"/>
                <w:lang w:val="fr-CA"/>
              </w:rPr>
            </w:pPr>
            <w:r>
              <w:rPr>
                <w:sz w:val="18"/>
                <w:szCs w:val="18"/>
                <w:lang w:val="fr-CA"/>
              </w:rPr>
              <w:t>-0,028</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E130BAC" w14:textId="77777777" w:rsidR="006A2A72" w:rsidRDefault="00000000">
            <w:pPr>
              <w:jc w:val="center"/>
              <w:rPr>
                <w:sz w:val="18"/>
                <w:szCs w:val="18"/>
                <w:lang w:val="fr-CA"/>
              </w:rPr>
            </w:pPr>
            <w:r>
              <w:rPr>
                <w:sz w:val="18"/>
                <w:szCs w:val="18"/>
                <w:lang w:val="fr-CA"/>
              </w:rPr>
              <w:t>0,292</w:t>
            </w:r>
          </w:p>
        </w:tc>
      </w:tr>
      <w:tr w:rsidR="006A2A72" w14:paraId="72B446C0"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EA604D" w14:textId="77777777" w:rsidR="006A2A72" w:rsidRDefault="00000000">
            <w:pPr>
              <w:jc w:val="center"/>
              <w:rPr>
                <w:sz w:val="18"/>
                <w:szCs w:val="18"/>
                <w:lang w:val="fr-CA"/>
              </w:rPr>
            </w:pPr>
            <w:r>
              <w:rPr>
                <w:sz w:val="18"/>
                <w:szCs w:val="18"/>
                <w:lang w:val="fr-CA"/>
              </w:rPr>
              <w:t>Statut actif</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7D4FCD" w14:textId="77777777" w:rsidR="006A2A72" w:rsidRDefault="00917EAC">
            <w:pPr>
              <w:jc w:val="center"/>
              <w:rPr>
                <w:sz w:val="18"/>
                <w:szCs w:val="18"/>
                <w:lang w:val="fr-CA"/>
              </w:rPr>
            </w:pPr>
            <w:r>
              <w:rPr>
                <w:sz w:val="18"/>
                <w:szCs w:val="18"/>
                <w:lang w:val="fr-CA"/>
              </w:rPr>
              <w:t>-0,006</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6B3F9E" w14:textId="77777777" w:rsidR="006A2A72" w:rsidRDefault="00917EAC">
            <w:pPr>
              <w:jc w:val="center"/>
              <w:rPr>
                <w:sz w:val="18"/>
                <w:szCs w:val="18"/>
                <w:lang w:val="fr-CA"/>
              </w:rPr>
            </w:pPr>
            <w:r>
              <w:rPr>
                <w:sz w:val="18"/>
                <w:szCs w:val="18"/>
                <w:lang w:val="fr-CA"/>
              </w:rPr>
              <w:t>-0,103</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746990" w14:textId="77777777" w:rsidR="006A2A72" w:rsidRDefault="00917EAC">
            <w:pPr>
              <w:jc w:val="center"/>
              <w:rPr>
                <w:sz w:val="18"/>
                <w:szCs w:val="18"/>
                <w:lang w:val="fr-CA"/>
              </w:rPr>
            </w:pPr>
            <w:r>
              <w:rPr>
                <w:sz w:val="18"/>
                <w:szCs w:val="18"/>
                <w:lang w:val="fr-CA"/>
              </w:rPr>
              <w:t>+0,096</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029900" w14:textId="77777777" w:rsidR="006A2A72" w:rsidRDefault="00000000">
            <w:pPr>
              <w:jc w:val="center"/>
              <w:rPr>
                <w:sz w:val="18"/>
                <w:szCs w:val="18"/>
                <w:lang w:val="fr-CA"/>
              </w:rPr>
            </w:pPr>
            <w:r>
              <w:rPr>
                <w:sz w:val="18"/>
                <w:szCs w:val="18"/>
                <w:lang w:val="fr-CA"/>
              </w:rPr>
              <w:t>0,002</w:t>
            </w:r>
          </w:p>
        </w:tc>
      </w:tr>
      <w:tr w:rsidR="006A2A72" w14:paraId="3176CFFA" w14:textId="77777777">
        <w:trPr>
          <w:cantSplit/>
          <w:jc w:val="center"/>
        </w:trPr>
        <w:tc>
          <w:tcPr>
            <w:tcW w:w="26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0B24F8" w14:textId="77777777" w:rsidR="006A2A72" w:rsidRDefault="00000000">
            <w:pPr>
              <w:jc w:val="center"/>
              <w:rPr>
                <w:sz w:val="18"/>
                <w:szCs w:val="18"/>
                <w:lang w:val="fr-CA"/>
              </w:rPr>
            </w:pPr>
            <w:r>
              <w:rPr>
                <w:sz w:val="18"/>
                <w:szCs w:val="18"/>
                <w:lang w:val="fr-CA"/>
              </w:rPr>
              <w:t>Haute priorité</w:t>
            </w:r>
          </w:p>
        </w:tc>
        <w:tc>
          <w:tcPr>
            <w:tcW w:w="17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B960342" w14:textId="77777777" w:rsidR="006A2A72" w:rsidRDefault="00000000">
            <w:pPr>
              <w:jc w:val="center"/>
              <w:rPr>
                <w:sz w:val="18"/>
                <w:szCs w:val="18"/>
                <w:lang w:val="fr-CA"/>
              </w:rPr>
            </w:pPr>
            <w:r>
              <w:rPr>
                <w:sz w:val="18"/>
                <w:szCs w:val="18"/>
                <w:lang w:val="fr-CA"/>
              </w:rPr>
              <w:t>0,247</w:t>
            </w:r>
          </w:p>
        </w:tc>
        <w:tc>
          <w:tcPr>
            <w:tcW w:w="21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07A131" w14:textId="77777777" w:rsidR="006A2A72" w:rsidRDefault="00000000">
            <w:pPr>
              <w:jc w:val="center"/>
              <w:rPr>
                <w:sz w:val="18"/>
                <w:szCs w:val="18"/>
                <w:lang w:val="fr-CA"/>
              </w:rPr>
            </w:pPr>
            <w:r>
              <w:rPr>
                <w:sz w:val="18"/>
                <w:szCs w:val="18"/>
                <w:lang w:val="fr-CA"/>
              </w:rPr>
              <w:t>0,368</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BFA0B4" w14:textId="77777777" w:rsidR="006A2A72" w:rsidRDefault="00917EAC">
            <w:pPr>
              <w:jc w:val="center"/>
              <w:rPr>
                <w:sz w:val="18"/>
                <w:szCs w:val="18"/>
                <w:lang w:val="fr-CA"/>
              </w:rPr>
            </w:pPr>
            <w:r>
              <w:rPr>
                <w:sz w:val="18"/>
                <w:szCs w:val="18"/>
                <w:lang w:val="fr-CA"/>
              </w:rPr>
              <w:t>-0,121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84F34E" w14:textId="77777777" w:rsidR="006A2A72" w:rsidRDefault="00000000">
            <w:pPr>
              <w:jc w:val="center"/>
              <w:rPr>
                <w:sz w:val="18"/>
                <w:szCs w:val="18"/>
                <w:lang w:val="fr-CA"/>
              </w:rPr>
            </w:pPr>
            <w:r>
              <w:rPr>
                <w:sz w:val="18"/>
                <w:szCs w:val="18"/>
                <w:lang w:val="fr-CA"/>
              </w:rPr>
              <w:t>0,001</w:t>
            </w:r>
          </w:p>
        </w:tc>
      </w:tr>
    </w:tbl>
    <w:p w14:paraId="36157F17"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71B963F4" w14:textId="77777777" w:rsidR="003C1362" w:rsidRDefault="003C1362">
      <w:pPr>
        <w:jc w:val="both"/>
        <w:rPr>
          <w:lang w:val="fr-CA"/>
        </w:rPr>
      </w:pPr>
    </w:p>
    <w:p w14:paraId="703C763B" w14:textId="77777777" w:rsidR="003C1362" w:rsidRPr="003C1362" w:rsidRDefault="003C1362" w:rsidP="003C1362">
      <w:pPr>
        <w:jc w:val="both"/>
        <w:rPr>
          <w:lang w:val="fr-CA"/>
        </w:rPr>
      </w:pPr>
      <w:r>
        <w:rPr>
          <w:lang w:val="fr-CA"/>
        </w:rPr>
        <w:t xml:space="preserve">Les coefficients calculés par rapport aux sites hors réserve changent fortement dans les trois modèles. En effet, pour la haute priorité, le coefficient FNLM passe de 0,4 à 24,7 points, tandis que celui des autres réserves passe de 15,3 à 36,8 points.</w:t>
      </w:r>
    </w:p>
    <w:p w14:paraId="5A90B988" w14:textId="77777777" w:rsidR="003C1362" w:rsidRDefault="003C1362" w:rsidP="003C1362">
      <w:pPr>
        <w:jc w:val="both"/>
        <w:rPr>
          <w:lang w:val="fr-CA"/>
        </w:rPr>
      </w:pPr>
      <w:r>
        <w:rPr>
          <w:lang w:val="fr-CA"/>
        </w:rPr>
        <w:lastRenderedPageBreak/>
        <w:t xml:space="preserve">Ces changements viennent surtout du fait que l’organisation déclarante est presque toujours la même pour les sites sur réserve. Les indicateurs de réserve et d’organisation captent en grande partie la même information. Il est donc difficile d’interpréter séparément les coefficients mesurés par rapport aux sites hors réserve.</w:t>
      </w:r>
    </w:p>
    <w:p w14:paraId="7D2A793C" w14:textId="77777777" w:rsidR="003C1362" w:rsidRPr="003C1362" w:rsidRDefault="003C1362" w:rsidP="003C1362">
      <w:pPr>
        <w:jc w:val="both"/>
        <w:rPr>
          <w:lang w:val="fr-CA"/>
        </w:rPr>
      </w:pPr>
      <w:r>
        <w:rPr>
          <w:lang w:val="fr-CA"/>
        </w:rPr>
        <w:t xml:space="preserve">Ces résultats indiquent que l’organisation déclarante ne suffit pas à expliquer la différence entre les réserves FNLM et les autres réserves.</w:t>
      </w:r>
    </w:p>
    <w:p w14:paraId="6179E30A" w14:textId="77777777" w:rsidR="003C1362" w:rsidRDefault="003C1362">
      <w:pPr>
        <w:jc w:val="both"/>
        <w:rPr>
          <w:lang w:val="fr-CA"/>
        </w:rPr>
      </w:pPr>
    </w:p>
    <w:p w14:paraId="1C07D45F" w14:textId="77777777" w:rsidR="006A2A72" w:rsidRDefault="00000000">
      <w:pPr>
        <w:pStyle w:val="Heading3"/>
        <w:rPr>
          <w:lang w:val="fr-CA"/>
        </w:rPr>
      </w:pPr>
      <w:bookmarkStart w:id="121" w:name="_Toc239784786"/>
      <w:r>
        <w:rPr>
          <w:lang w:val="fr-CA"/>
        </w:rPr>
        <w:t>4.8.9 Pondération égale par Première Nation</w:t>
      </w:r>
      <w:bookmarkEnd w:id="121"/>
    </w:p>
    <w:p w14:paraId="736AFCE7" w14:textId="77777777" w:rsidR="00E45401" w:rsidRPr="00E45401" w:rsidRDefault="00E45401" w:rsidP="00E45401">
      <w:pPr>
        <w:jc w:val="both"/>
        <w:rPr>
          <w:lang w:val="fr-CA"/>
        </w:rPr>
      </w:pPr>
      <w:r>
        <w:rPr>
          <w:lang w:val="fr-CA"/>
        </w:rPr>
        <w:t xml:space="preserve">Le statut FNLM varie au niveau de la Première Nation, et non au niveau de chaque site. Le nombre moyen de sites par Nation diffère entre les groupes : il est de 9,7 </w:t>
      </w:r>
      <w:del w:id="9037" w:author="Claude (vérification)" w:date="2026-10-01T00:00:00Z">
        <w:r>
          <w:rPr>
            <w:lang w:val="fr-CA"/>
          </w:rPr>
          <w:delText xml:space="preserve">dans le groupe FNLM contre 5,9 dans les autres réserves</w:delText>
        </w:r>
      </w:del>
      <w:ins w:id="9038" w:author="Claude (vérification)" w:date="2026-10-01T00:00:00Z">
        <w:r>
          <w:rPr>
            <w:lang w:val="fr-CA"/>
          </w:rPr>
          <w:t xml:space="preserve">par grappe d’inférence dans le groupe FNLM contre 5,9 dans les autres réserves (8,9 et 5,7 par nom de bande normalisé, Tableau 3.5)</w:t>
        </w:r>
      </w:ins>
      <w:r>
        <w:rPr>
          <w:lang w:val="fr-CA"/>
        </w:rPr>
        <w:t xml:space="preserve">.</w:t>
      </w:r>
    </w:p>
    <w:p w14:paraId="6A751331" w14:textId="77777777" w:rsidR="00E45401" w:rsidRPr="00E45401" w:rsidRDefault="00E45401" w:rsidP="00E45401">
      <w:pPr>
        <w:jc w:val="both"/>
        <w:rPr>
          <w:lang w:val="fr-CA"/>
        </w:rPr>
      </w:pPr>
      <w:r>
        <w:rPr>
          <w:lang w:val="fr-CA"/>
        </w:rPr>
        <w:t>Sans ajustement, les Nations qui comptent beaucoup de sites ont plus de poids dans l’analyse. Par exemple, une Nation avec 30 sites influence les résultats 30 fois plus qu’une Nation avec un seul site.</w:t>
      </w:r>
    </w:p>
    <w:p w14:paraId="286E2095" w14:textId="77777777" w:rsidR="006A2A72" w:rsidRDefault="00E45401">
      <w:pPr>
        <w:jc w:val="both"/>
        <w:rPr>
          <w:lang w:val="fr-CA"/>
        </w:rPr>
      </w:pPr>
      <w:r>
        <w:rPr>
          <w:lang w:val="fr-CA"/>
        </w:rPr>
        <w:t xml:space="preserve">Pour corriger ce problème, les modèles sont réestimés en donnant le même poids total à chaque Première Nation, peu importe son nombre de sites. Les poids sont recalculés séparément pour chaque variable étudiée, en utilisant seulement les observations pour lesquelles cette variable est disponible.</w:t>
      </w:r>
    </w:p>
    <w:p w14:paraId="23E4CF8B" w14:textId="77777777" w:rsidR="006A2A72" w:rsidRDefault="00000000">
      <w:pPr>
        <w:pStyle w:val="Lgendetableau"/>
        <w:spacing w:after="100" w:line="360" w:lineRule="auto"/>
        <w:jc w:val="center"/>
        <w:rPr>
          <w:sz w:val="24"/>
          <w:szCs w:val="24"/>
          <w:lang w:val="fr-CA"/>
        </w:rPr>
      </w:pPr>
      <w:r>
        <w:rPr>
          <w:sz w:val="24"/>
          <w:szCs w:val="24"/>
          <w:lang w:val="fr-CA"/>
        </w:rPr>
        <w:t>Tableau 4.14 : Écarts estimés avec un poids égal par Première Nation</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00"/>
        <w:gridCol w:w="1500"/>
        <w:gridCol w:w="1900"/>
        <w:gridCol w:w="1300"/>
        <w:gridCol w:w="1000"/>
        <w:gridCol w:w="1200"/>
      </w:tblGrid>
      <w:tr w:rsidR="006A2A72" w14:paraId="785D4C22" w14:textId="77777777">
        <w:trPr>
          <w:cantSplit/>
          <w:tblHeader/>
          <w:jc w:val="center"/>
        </w:trPr>
        <w:tc>
          <w:tcPr>
            <w:tcW w:w="2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BFAD20D" w14:textId="77777777" w:rsidR="006A2A72" w:rsidRDefault="00000000">
            <w:pPr>
              <w:jc w:val="center"/>
              <w:rPr>
                <w:b/>
                <w:sz w:val="18"/>
                <w:szCs w:val="18"/>
                <w:lang w:val="fr-CA"/>
              </w:rPr>
            </w:pPr>
            <w:r>
              <w:rPr>
                <w:b/>
                <w:sz w:val="18"/>
                <w:szCs w:val="18"/>
                <w:lang w:val="fr-CA"/>
              </w:rPr>
              <w:t>Issue</w:t>
            </w:r>
          </w:p>
        </w:tc>
        <w:tc>
          <w:tcPr>
            <w:tcW w:w="15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0590C4D" w14:textId="77777777" w:rsidR="006A2A72" w:rsidRDefault="00000000">
            <w:pPr>
              <w:jc w:val="center"/>
              <w:rPr>
                <w:b/>
                <w:sz w:val="18"/>
                <w:szCs w:val="18"/>
                <w:lang w:val="fr-CA"/>
              </w:rPr>
            </w:pPr>
            <w:r>
              <w:rPr>
                <w:b/>
                <w:sz w:val="18"/>
                <w:szCs w:val="18"/>
                <w:lang w:val="fr-CA"/>
              </w:rPr>
              <w:t>FNLM</w:t>
            </w:r>
          </w:p>
        </w:tc>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33995B3" w14:textId="77777777" w:rsidR="006A2A72" w:rsidRDefault="00000000">
            <w:pPr>
              <w:jc w:val="center"/>
              <w:rPr>
                <w:b/>
                <w:sz w:val="18"/>
                <w:szCs w:val="18"/>
                <w:lang w:val="fr-CA"/>
              </w:rPr>
            </w:pPr>
            <w:r>
              <w:rPr>
                <w:b/>
                <w:sz w:val="18"/>
                <w:szCs w:val="18"/>
                <w:lang w:val="fr-CA"/>
              </w:rPr>
              <w:t>Autres réserves</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330E8EC" w14:textId="77777777" w:rsidR="006A2A72" w:rsidRDefault="00000000">
            <w:pPr>
              <w:jc w:val="center"/>
              <w:rPr>
                <w:b/>
                <w:sz w:val="18"/>
                <w:szCs w:val="18"/>
                <w:lang w:val="fr-CA"/>
              </w:rPr>
            </w:pPr>
            <w:r>
              <w:rPr>
                <w:b/>
                <w:sz w:val="18"/>
                <w:szCs w:val="18"/>
                <w:lang w:val="fr-CA"/>
              </w:rPr>
              <w:t>Écart</w:t>
            </w:r>
          </w:p>
        </w:tc>
        <w:tc>
          <w:tcPr>
            <w:tcW w:w="10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6644F06" w14:textId="77777777" w:rsidR="006A2A72" w:rsidRDefault="00000000">
            <w:pPr>
              <w:jc w:val="center"/>
              <w:rPr>
                <w:b/>
                <w:sz w:val="18"/>
                <w:szCs w:val="18"/>
                <w:lang w:val="fr-CA"/>
              </w:rPr>
            </w:pPr>
            <w:r>
              <w:rPr>
                <w:b/>
                <w:sz w:val="18"/>
                <w:szCs w:val="18"/>
                <w:lang w:val="fr-CA"/>
              </w:rPr>
              <w:t>p</w:t>
            </w:r>
          </w:p>
        </w:tc>
        <w:tc>
          <w:tcPr>
            <w:tcW w:w="12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1384FE1" w14:textId="77777777" w:rsidR="006A2A72" w:rsidRDefault="00000000">
            <w:pPr>
              <w:jc w:val="center"/>
              <w:rPr>
                <w:b/>
                <w:sz w:val="18"/>
                <w:szCs w:val="18"/>
                <w:lang w:val="fr-CA"/>
              </w:rPr>
            </w:pPr>
            <w:r>
              <w:rPr>
                <w:b/>
                <w:sz w:val="18"/>
                <w:szCs w:val="18"/>
                <w:lang w:val="fr-CA"/>
              </w:rPr>
              <w:t>N</w:t>
            </w:r>
          </w:p>
        </w:tc>
      </w:tr>
      <w:tr w:rsidR="006A2A72" w14:paraId="7DCC3802"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E3EAA5D" w14:textId="77777777" w:rsidR="006A2A72" w:rsidRDefault="00000000">
            <w:pPr>
              <w:jc w:val="center"/>
              <w:rPr>
                <w:sz w:val="18"/>
                <w:szCs w:val="18"/>
                <w:lang w:val="fr-CA"/>
              </w:rPr>
            </w:pPr>
            <w:r>
              <w:rPr>
                <w:sz w:val="18"/>
                <w:szCs w:val="18"/>
                <w:lang w:val="fr-CA"/>
              </w:rPr>
              <w:t>Priorité d’action</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1A8EEC" w14:textId="77777777" w:rsidR="006A2A72" w:rsidRDefault="00000000">
            <w:pPr>
              <w:jc w:val="center"/>
              <w:rPr>
                <w:sz w:val="18"/>
                <w:szCs w:val="18"/>
                <w:lang w:val="fr-CA"/>
              </w:rPr>
            </w:pPr>
            <w:r>
              <w:rPr>
                <w:sz w:val="18"/>
                <w:szCs w:val="18"/>
                <w:lang w:val="fr-CA"/>
              </w:rPr>
              <w:t>0,117</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E9C51B" w14:textId="77777777" w:rsidR="006A2A72" w:rsidRDefault="00000000">
            <w:pPr>
              <w:jc w:val="center"/>
              <w:rPr>
                <w:sz w:val="18"/>
                <w:szCs w:val="18"/>
                <w:lang w:val="fr-CA"/>
              </w:rPr>
            </w:pPr>
            <w:r>
              <w:rPr>
                <w:sz w:val="18"/>
                <w:szCs w:val="18"/>
                <w:lang w:val="fr-CA"/>
              </w:rPr>
              <w:t>0,147</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13B80B0" w14:textId="77777777" w:rsidR="006A2A72" w:rsidRDefault="00917EAC">
            <w:pPr>
              <w:jc w:val="center"/>
              <w:rPr>
                <w:sz w:val="18"/>
                <w:szCs w:val="18"/>
                <w:lang w:val="fr-CA"/>
              </w:rPr>
            </w:pPr>
            <w:r>
              <w:rPr>
                <w:sz w:val="18"/>
                <w:szCs w:val="18"/>
                <w:lang w:val="fr-CA"/>
              </w:rPr>
              <w:t>-0,029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C4BEA6" w14:textId="77777777" w:rsidR="006A2A72" w:rsidRDefault="00000000">
            <w:pPr>
              <w:jc w:val="center"/>
              <w:rPr>
                <w:sz w:val="18"/>
                <w:szCs w:val="18"/>
                <w:lang w:val="fr-CA"/>
              </w:rPr>
            </w:pPr>
            <w:r>
              <w:rPr>
                <w:sz w:val="18"/>
                <w:szCs w:val="18"/>
                <w:lang w:val="fr-CA"/>
              </w:rPr>
              <w:t>0,373</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D2B090" w14:textId="77777777" w:rsidR="006A2A72" w:rsidRDefault="00000000">
            <w:pPr>
              <w:jc w:val="center"/>
              <w:rPr>
                <w:sz w:val="18"/>
                <w:szCs w:val="18"/>
                <w:lang w:val="fr-CA"/>
              </w:rPr>
            </w:pPr>
            <w:r>
              <w:rPr>
                <w:sz w:val="18"/>
                <w:szCs w:val="18"/>
                <w:lang w:val="fr-CA"/>
              </w:rPr>
              <w:t>10 621</w:t>
            </w:r>
          </w:p>
        </w:tc>
      </w:tr>
      <w:tr w:rsidR="006A2A72" w14:paraId="197D60A8"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E8DB1AB" w14:textId="77777777" w:rsidR="006A2A72" w:rsidRDefault="00000000">
            <w:pPr>
              <w:jc w:val="center"/>
              <w:rPr>
                <w:sz w:val="18"/>
                <w:szCs w:val="18"/>
                <w:lang w:val="fr-CA"/>
              </w:rPr>
            </w:pPr>
            <w:r>
              <w:rPr>
                <w:sz w:val="18"/>
                <w:szCs w:val="18"/>
                <w:lang w:val="fr-CA"/>
              </w:rPr>
              <w:t>Statut actif</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E5BA39" w14:textId="77777777" w:rsidR="006A2A72" w:rsidRDefault="00000000">
            <w:pPr>
              <w:jc w:val="center"/>
              <w:rPr>
                <w:sz w:val="18"/>
                <w:szCs w:val="18"/>
                <w:lang w:val="fr-CA"/>
              </w:rPr>
            </w:pPr>
            <w:r>
              <w:rPr>
                <w:sz w:val="18"/>
                <w:szCs w:val="18"/>
                <w:lang w:val="fr-CA"/>
              </w:rPr>
              <w:t>0,191</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425F306" w14:textId="77777777" w:rsidR="006A2A72" w:rsidRDefault="00000000">
            <w:pPr>
              <w:jc w:val="center"/>
              <w:rPr>
                <w:sz w:val="18"/>
                <w:szCs w:val="18"/>
                <w:lang w:val="fr-CA"/>
              </w:rPr>
            </w:pPr>
            <w:r>
              <w:rPr>
                <w:sz w:val="18"/>
                <w:szCs w:val="18"/>
                <w:lang w:val="fr-CA"/>
              </w:rPr>
              <w:t>0,052</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EE9109C" w14:textId="77777777" w:rsidR="006A2A72" w:rsidRDefault="00917EAC">
            <w:pPr>
              <w:jc w:val="center"/>
              <w:rPr>
                <w:sz w:val="18"/>
                <w:szCs w:val="18"/>
                <w:lang w:val="fr-CA"/>
              </w:rPr>
            </w:pPr>
            <w:r>
              <w:rPr>
                <w:sz w:val="18"/>
                <w:szCs w:val="18"/>
                <w:lang w:val="fr-CA"/>
              </w:rPr>
              <w:t>+0,139</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E2F0BEF" w14:textId="77777777" w:rsidR="006A2A72" w:rsidRDefault="00000000">
            <w:pPr>
              <w:jc w:val="center"/>
              <w:rPr>
                <w:sz w:val="18"/>
                <w:szCs w:val="18"/>
                <w:lang w:val="fr-CA"/>
              </w:rPr>
            </w:pPr>
            <w:r>
              <w:rPr>
                <w:sz w:val="18"/>
                <w:szCs w:val="18"/>
                <w:lang w:val="fr-CA"/>
              </w:rPr>
              <w:t>&lt;0,001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DE9B2CE" w14:textId="77777777" w:rsidR="006A2A72" w:rsidRDefault="00000000">
            <w:pPr>
              <w:jc w:val="center"/>
              <w:rPr>
                <w:sz w:val="18"/>
                <w:szCs w:val="18"/>
                <w:lang w:val="fr-CA"/>
              </w:rPr>
            </w:pPr>
            <w:r>
              <w:rPr>
                <w:sz w:val="18"/>
                <w:szCs w:val="18"/>
                <w:lang w:val="fr-CA"/>
              </w:rPr>
              <w:t>23 801</w:t>
            </w:r>
          </w:p>
        </w:tc>
      </w:tr>
      <w:tr w:rsidR="006A2A72" w14:paraId="50C71A69" w14:textId="77777777">
        <w:trPr>
          <w:cantSplit/>
          <w:jc w:val="center"/>
        </w:trPr>
        <w:tc>
          <w:tcPr>
            <w:tcW w:w="2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F1BC02" w14:textId="77777777" w:rsidR="006A2A72" w:rsidRDefault="00000000">
            <w:pPr>
              <w:jc w:val="center"/>
              <w:rPr>
                <w:sz w:val="18"/>
                <w:szCs w:val="18"/>
                <w:lang w:val="fr-CA"/>
              </w:rPr>
            </w:pPr>
            <w:r>
              <w:rPr>
                <w:sz w:val="18"/>
                <w:szCs w:val="18"/>
                <w:lang w:val="fr-CA"/>
              </w:rPr>
              <w:t>Haute priorité</w:t>
            </w:r>
          </w:p>
        </w:tc>
        <w:tc>
          <w:tcPr>
            <w:tcW w:w="15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C694A8" w14:textId="77777777" w:rsidR="006A2A72" w:rsidRDefault="00000000">
            <w:pPr>
              <w:jc w:val="center"/>
              <w:rPr>
                <w:sz w:val="18"/>
                <w:szCs w:val="18"/>
                <w:lang w:val="fr-CA"/>
              </w:rPr>
            </w:pPr>
            <w:r>
              <w:rPr>
                <w:sz w:val="18"/>
                <w:szCs w:val="18"/>
                <w:lang w:val="fr-CA"/>
              </w:rPr>
              <w:t>0,073</w:t>
            </w:r>
          </w:p>
        </w:tc>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41DBA7" w14:textId="77777777" w:rsidR="006A2A72" w:rsidRDefault="00000000">
            <w:pPr>
              <w:jc w:val="center"/>
              <w:rPr>
                <w:sz w:val="18"/>
                <w:szCs w:val="18"/>
                <w:lang w:val="fr-CA"/>
              </w:rPr>
            </w:pPr>
            <w:r>
              <w:rPr>
                <w:sz w:val="18"/>
                <w:szCs w:val="18"/>
                <w:lang w:val="fr-CA"/>
              </w:rPr>
              <w:t>0,228</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39481B8" w14:textId="77777777" w:rsidR="006A2A72" w:rsidRDefault="00917EAC">
            <w:pPr>
              <w:jc w:val="center"/>
              <w:rPr>
                <w:sz w:val="18"/>
                <w:szCs w:val="18"/>
                <w:lang w:val="fr-CA"/>
              </w:rPr>
            </w:pPr>
            <w:r>
              <w:rPr>
                <w:sz w:val="18"/>
                <w:szCs w:val="18"/>
                <w:lang w:val="fr-CA"/>
              </w:rPr>
              <w:t>-0,155</w:t>
            </w:r>
          </w:p>
        </w:tc>
        <w:tc>
          <w:tcPr>
            <w:tcW w:w="10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412079" w14:textId="77777777" w:rsidR="006A2A72" w:rsidRDefault="00000000">
            <w:pPr>
              <w:jc w:val="center"/>
              <w:rPr>
                <w:sz w:val="18"/>
                <w:szCs w:val="18"/>
                <w:lang w:val="fr-CA"/>
              </w:rPr>
            </w:pPr>
            <w:r>
              <w:rPr>
                <w:sz w:val="18"/>
                <w:szCs w:val="18"/>
                <w:lang w:val="fr-CA"/>
              </w:rPr>
              <w:t>&lt;0,001</w:t>
            </w:r>
          </w:p>
        </w:tc>
        <w:tc>
          <w:tcPr>
            <w:tcW w:w="12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879760" w14:textId="77777777" w:rsidR="006A2A72" w:rsidRDefault="00000000">
            <w:pPr>
              <w:jc w:val="center"/>
              <w:rPr>
                <w:sz w:val="18"/>
                <w:szCs w:val="18"/>
                <w:lang w:val="fr-CA"/>
              </w:rPr>
            </w:pPr>
            <w:r>
              <w:rPr>
                <w:sz w:val="18"/>
                <w:szCs w:val="18"/>
                <w:lang w:val="fr-CA"/>
              </w:rPr>
              <w:t>10 621</w:t>
            </w:r>
          </w:p>
        </w:tc>
      </w:tr>
    </w:tbl>
    <w:p w14:paraId="014D1480" w14:textId="77777777" w:rsidR="001D1E59"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05182AA0" w14:textId="77777777" w:rsidR="006A2A72" w:rsidRDefault="008A1141">
      <w:pPr>
        <w:jc w:val="both"/>
        <w:rPr>
          <w:lang w:val="fr-CA"/>
        </w:rPr>
      </w:pPr>
      <w:r>
        <w:rPr>
          <w:lang w:val="fr-CA"/>
        </w:rPr>
        <w:t xml:space="preserve">Dans le modèle groupé, qui inclut aussi les sites hors réserve, les trois conclusions du Tableau 4.2 se maintiennent. Les deux catégories de réserves ne se distinguent toujours pas pour la priorité d’action (p = 0,373), l’écart de statut actif passe de 11,2 à 13,9 points et reste significatif au seuil de 1 %, puis l’écart de haute priorité </w:t>
      </w:r>
      <w:del w:id="9039" w:author="Claude (vérification)" w:date="2026-10-01T00:00:00Z">
        <w:r>
          <w:rPr>
            <w:lang w:val="fr-CA"/>
          </w:rPr>
          <w:delText xml:space="preserve">reste de</w:delText>
        </w:r>
      </w:del>
      <w:ins w:id="9040" w:author="Claude (vérification)" w:date="2026-10-01T00:00:00Z">
        <w:r>
          <w:rPr>
            <w:lang w:val="fr-CA"/>
          </w:rPr>
          <w:t xml:space="preserve">passe de -14,9 à</w:t>
        </w:r>
      </w:ins>
      <w:r>
        <w:rPr>
          <w:lang w:val="fr-CA"/>
        </w:rPr>
        <w:t xml:space="preserve"> -15,5 points. Dans cette spécification, la pondération égale par Nation augmente donc les écarts estimés. La section suivante vérifie si ce constat se maintient dans la comparaison directe limitée aux réserves.</w:t>
      </w:r>
    </w:p>
    <w:p w14:paraId="0B27F17B" w14:textId="77777777" w:rsidR="002862B5" w:rsidRDefault="00000000">
      <w:pPr>
        <w:pStyle w:val="Heading3"/>
        <w:rPr>
          <w:lang w:val="fr-CA"/>
        </w:rPr>
      </w:pPr>
      <w:bookmarkStart w:id="122" w:name="_Toc239784787"/>
      <w:r>
        <w:rPr>
          <w:lang w:val="fr-CA"/>
        </w:rPr>
        <w:t>4.8.10 Tests de robustesse sur les seuls sites sur réserve</w:t>
      </w:r>
      <w:bookmarkEnd w:id="122"/>
    </w:p>
    <w:p w14:paraId="1667A0E2" w14:textId="77777777" w:rsidR="002862B5" w:rsidRDefault="00000000">
      <w:pPr>
        <w:jc w:val="both"/>
        <w:rPr>
          <w:lang w:val="fr-CA"/>
        </w:rPr>
      </w:pPr>
      <w:r>
        <w:rPr>
          <w:lang w:val="fr-CA"/>
        </w:rPr>
        <w:t>Les tests des sections 4.8.7 à 4.8.9 utilisent le modèle groupé, qui inclut les sites hors réserve. Pour vérifier directement les écarts entre les réserves FNLM et les autres réserves, nous reprenons ici l’équation (3) sur les seuls sites sur réserve. Le Tableau 4.15 complète donc le Tableau 4.4. Il permet de voir si les résultats associés à nos trois propositions se maintiennent lorsque l’échantillon, les contrôles ou la pondération changent.</w:t>
      </w:r>
    </w:p>
    <w:p w14:paraId="2093C438" w14:textId="77777777" w:rsidR="002862B5" w:rsidRDefault="00000000">
      <w:pPr>
        <w:jc w:val="both"/>
        <w:rPr>
          <w:lang w:val="fr-CA"/>
        </w:rPr>
      </w:pPr>
      <w:r>
        <w:rPr>
          <w:lang w:val="fr-CA"/>
        </w:rPr>
        <w:t>Tous les modèles comprennent des effets fixes provinciaux. Le modèle (a) reprend l’estimation de base ; (b) utilise seulement les sites dont les contrôles géographiques sont disponibles ; (c) ajoute ces contrôles sur le même échantillon réduit ; (d) ajoute les effets fixes de l’organisation déclarante à l’échantillon complet ; (e) donne le même poids total à chaque Première Nation. Enfin, pour le statut actif, (f) exclut les sites soupçonnés afin de vérifier la sensibilité au fait de les coder à 0 avec les sites fermés.</w:t>
      </w:r>
    </w:p>
    <w:p w14:paraId="5FDB5444" w14:textId="77777777" w:rsidR="002862B5" w:rsidRDefault="00000000">
      <w:pPr>
        <w:pStyle w:val="Lgendetableau"/>
        <w:spacing w:line="360" w:lineRule="auto"/>
        <w:jc w:val="both"/>
        <w:rPr>
          <w:lang w:val="fr-CA"/>
        </w:rPr>
      </w:pPr>
      <w:r>
        <w:rPr>
          <w:lang w:val="fr-CA"/>
        </w:rPr>
        <w:t>Tableau 4.15 : Tests de robustesse de l’équation (3) sur les seuls sites sur réserve</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900"/>
        <w:gridCol w:w="1300"/>
        <w:gridCol w:w="850"/>
        <w:gridCol w:w="850"/>
        <w:gridCol w:w="850"/>
        <w:gridCol w:w="900"/>
        <w:gridCol w:w="1050"/>
      </w:tblGrid>
      <w:tr w:rsidR="006A2A72" w14:paraId="2D4B713B" w14:textId="77777777">
        <w:trPr>
          <w:cantSplit/>
          <w:tblHeader/>
          <w:jc w:val="center"/>
        </w:trPr>
        <w:tc>
          <w:tcPr>
            <w:tcW w:w="1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C3CA265" w14:textId="77777777" w:rsidR="002862B5" w:rsidRDefault="00000000">
            <w:pPr>
              <w:spacing w:before="80" w:after="80" w:line="240" w:lineRule="auto"/>
              <w:jc w:val="center"/>
              <w:rPr>
                <w:b/>
                <w:sz w:val="18"/>
                <w:szCs w:val="18"/>
                <w:lang w:val="fr-CA"/>
              </w:rPr>
            </w:pPr>
            <w:r>
              <w:rPr>
                <w:b/>
                <w:sz w:val="18"/>
                <w:szCs w:val="18"/>
                <w:lang w:val="fr-CA"/>
              </w:rPr>
              <w:t>Variable</w:t>
            </w:r>
          </w:p>
        </w:tc>
        <w:tc>
          <w:tcPr>
            <w:tcW w:w="13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D2EF9E6" w14:textId="77777777" w:rsidR="002862B5" w:rsidRDefault="00000000">
            <w:pPr>
              <w:spacing w:before="80" w:after="80" w:line="240" w:lineRule="auto"/>
              <w:jc w:val="center"/>
              <w:rPr>
                <w:b/>
                <w:sz w:val="18"/>
                <w:szCs w:val="18"/>
                <w:lang w:val="fr-CA"/>
              </w:rPr>
            </w:pPr>
            <w:r>
              <w:rPr>
                <w:b/>
                <w:sz w:val="18"/>
                <w:szCs w:val="18"/>
                <w:lang w:val="fr-CA"/>
              </w:rPr>
              <w:t>Modèle</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E35B41C" w14:textId="77777777" w:rsidR="002862B5" w:rsidRDefault="00000000">
            <w:pPr>
              <w:spacing w:before="80" w:after="80" w:line="240" w:lineRule="auto"/>
              <w:jc w:val="center"/>
              <w:rPr>
                <w:b/>
                <w:sz w:val="18"/>
                <w:szCs w:val="18"/>
                <w:lang w:val="fr-CA"/>
              </w:rPr>
            </w:pPr>
            <w:r>
              <w:rPr>
                <w:b/>
                <w:sz w:val="18"/>
                <w:szCs w:val="18"/>
                <w:lang w:val="fr-CA"/>
              </w:rPr>
              <w:t>δ</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D4B81EA" w14:textId="77777777" w:rsidR="002862B5" w:rsidRDefault="00000000">
            <w:pPr>
              <w:spacing w:before="80" w:after="80" w:line="240" w:lineRule="auto"/>
              <w:jc w:val="center"/>
              <w:rPr>
                <w:b/>
                <w:sz w:val="18"/>
                <w:szCs w:val="18"/>
                <w:lang w:val="fr-CA"/>
              </w:rPr>
            </w:pPr>
            <w:r>
              <w:rPr>
                <w:b/>
                <w:sz w:val="18"/>
                <w:szCs w:val="18"/>
                <w:lang w:val="fr-CA"/>
              </w:rPr>
              <w:t>ET</w:t>
            </w:r>
          </w:p>
        </w:tc>
        <w:tc>
          <w:tcPr>
            <w:tcW w:w="8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54C3F5DA" w14:textId="77777777" w:rsidR="002862B5" w:rsidRDefault="00000000">
            <w:pPr>
              <w:spacing w:before="80" w:after="80" w:line="240" w:lineRule="auto"/>
              <w:jc w:val="center"/>
              <w:rPr>
                <w:b/>
                <w:sz w:val="18"/>
                <w:szCs w:val="18"/>
                <w:lang w:val="fr-CA"/>
              </w:rPr>
            </w:pPr>
            <w:r>
              <w:rPr>
                <w:b/>
                <w:sz w:val="18"/>
                <w:szCs w:val="18"/>
                <w:lang w:val="fr-CA"/>
              </w:rPr>
              <w:t>p</w:t>
            </w:r>
          </w:p>
        </w:tc>
        <w:tc>
          <w:tcPr>
            <w:tcW w:w="90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CBB922B" w14:textId="77777777" w:rsidR="002862B5" w:rsidRDefault="00000000">
            <w:pPr>
              <w:spacing w:before="80" w:after="80" w:line="240" w:lineRule="auto"/>
              <w:jc w:val="center"/>
              <w:rPr>
                <w:b/>
                <w:sz w:val="18"/>
                <w:szCs w:val="18"/>
                <w:lang w:val="fr-CA"/>
              </w:rPr>
            </w:pPr>
            <w:r>
              <w:rPr>
                <w:b/>
                <w:sz w:val="18"/>
                <w:szCs w:val="18"/>
                <w:lang w:val="fr-CA"/>
              </w:rPr>
              <w:t>N</w:t>
            </w:r>
          </w:p>
        </w:tc>
        <w:tc>
          <w:tcPr>
            <w:tcW w:w="1050"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42E383FE" w14:textId="77777777" w:rsidR="002862B5" w:rsidRDefault="00000000">
            <w:pPr>
              <w:spacing w:before="80" w:after="80" w:line="240" w:lineRule="auto"/>
              <w:jc w:val="center"/>
              <w:rPr>
                <w:b/>
                <w:sz w:val="18"/>
                <w:szCs w:val="18"/>
                <w:lang w:val="fr-CA"/>
              </w:rPr>
            </w:pPr>
            <w:r>
              <w:rPr>
                <w:b/>
                <w:sz w:val="18"/>
                <w:szCs w:val="18"/>
                <w:lang w:val="fr-CA"/>
              </w:rPr>
              <w:t>Grappes</w:t>
            </w:r>
          </w:p>
        </w:tc>
      </w:tr>
      <w:tr w:rsidR="006A2A72" w14:paraId="589E2286"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43A2A0"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1" w:author="Claude (vérification)" w:date="2026-10-01T00:00:00Z">
              <w:r>
                <w:rPr>
                  <w:sz w:val="18"/>
                  <w:szCs w:val="18"/>
                  <w:lang w:val="fr-CA"/>
                </w:rPr>
                <w:delText xml:space="preserve">'</w:delText>
              </w:r>
            </w:del>
            <w:ins w:id="9072"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7C2A4D3" w14:textId="77777777" w:rsidR="002862B5" w:rsidRDefault="00000000">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39FE2E" w14:textId="77777777" w:rsidR="002862B5" w:rsidRDefault="00000000">
            <w:pPr>
              <w:spacing w:before="80" w:after="80" w:line="240" w:lineRule="auto"/>
              <w:jc w:val="center"/>
              <w:rPr>
                <w:sz w:val="18"/>
                <w:szCs w:val="18"/>
                <w:lang w:val="fr-CA"/>
              </w:rPr>
            </w:pPr>
            <w:r>
              <w:rPr>
                <w:sz w:val="18"/>
                <w:szCs w:val="18"/>
                <w:lang w:val="fr-CA"/>
              </w:rPr>
              <w:t>0,005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8D90825" w14:textId="77777777" w:rsidR="002862B5" w:rsidRDefault="00000000">
            <w:pPr>
              <w:spacing w:before="80" w:after="80" w:line="240" w:lineRule="auto"/>
              <w:jc w:val="center"/>
              <w:rPr>
                <w:sz w:val="18"/>
                <w:szCs w:val="18"/>
                <w:lang w:val="fr-CA"/>
              </w:rPr>
            </w:pPr>
            <w:r>
              <w:rPr>
                <w:sz w:val="18"/>
                <w:szCs w:val="18"/>
                <w:lang w:val="fr-CA"/>
              </w:rPr>
              <w:t>0,026</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1A60AF" w14:textId="77777777" w:rsidR="002862B5" w:rsidRDefault="00000000">
            <w:pPr>
              <w:spacing w:before="80" w:after="80" w:line="240" w:lineRule="auto"/>
              <w:jc w:val="center"/>
              <w:rPr>
                <w:sz w:val="18"/>
                <w:szCs w:val="18"/>
                <w:lang w:val="fr-CA"/>
              </w:rPr>
            </w:pPr>
            <w:r>
              <w:rPr>
                <w:sz w:val="18"/>
                <w:szCs w:val="18"/>
                <w:lang w:val="fr-CA"/>
              </w:rPr>
              <w:t>0,837</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FC1355"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87E8416"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5F6CBBCC"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59F430D"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3" w:author="Claude (vérification)" w:date="2026-10-01T00:00:00Z">
              <w:r>
                <w:rPr>
                  <w:sz w:val="18"/>
                  <w:szCs w:val="18"/>
                  <w:lang w:val="fr-CA"/>
                </w:rPr>
                <w:delText xml:space="preserve">'</w:delText>
              </w:r>
            </w:del>
            <w:ins w:id="9074"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DC116F" w14:textId="77777777" w:rsidR="002862B5" w:rsidRDefault="00000000">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957C48" w14:textId="77777777" w:rsidR="002862B5" w:rsidRDefault="00000000">
            <w:pPr>
              <w:spacing w:before="80" w:after="80" w:line="240" w:lineRule="auto"/>
              <w:jc w:val="center"/>
              <w:rPr>
                <w:sz w:val="18"/>
                <w:szCs w:val="18"/>
                <w:lang w:val="fr-CA"/>
              </w:rPr>
            </w:pPr>
            <w:r>
              <w:rPr>
                <w:sz w:val="18"/>
                <w:szCs w:val="18"/>
                <w:lang w:val="fr-CA"/>
              </w:rPr>
              <w:t>0,010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CDAF66" w14:textId="77777777" w:rsidR="002862B5" w:rsidRDefault="00000000">
            <w:pPr>
              <w:spacing w:before="80" w:after="80" w:line="240" w:lineRule="auto"/>
              <w:jc w:val="center"/>
              <w:rPr>
                <w:sz w:val="18"/>
                <w:szCs w:val="18"/>
                <w:lang w:val="fr-CA"/>
              </w:rPr>
            </w:pPr>
            <w:r>
              <w:rPr>
                <w:sz w:val="18"/>
                <w:szCs w:val="18"/>
                <w:lang w:val="fr-CA"/>
              </w:rPr>
              <w:t>0,027</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CE9C57" w14:textId="77777777" w:rsidR="002862B5" w:rsidRDefault="00000000">
            <w:pPr>
              <w:spacing w:before="80" w:after="80" w:line="240" w:lineRule="auto"/>
              <w:jc w:val="center"/>
              <w:rPr>
                <w:sz w:val="18"/>
                <w:szCs w:val="18"/>
                <w:lang w:val="fr-CA"/>
              </w:rPr>
            </w:pPr>
            <w:r>
              <w:rPr>
                <w:sz w:val="18"/>
                <w:szCs w:val="18"/>
                <w:lang w:val="fr-CA"/>
              </w:rPr>
              <w:t>0,711</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550AFF7"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7B6208"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757007BB"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6D7AB7"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5" w:author="Claude (vérification)" w:date="2026-10-01T00:00:00Z">
              <w:r>
                <w:rPr>
                  <w:sz w:val="18"/>
                  <w:szCs w:val="18"/>
                  <w:lang w:val="fr-CA"/>
                </w:rPr>
                <w:delText xml:space="preserve">'</w:delText>
              </w:r>
            </w:del>
            <w:ins w:id="9076"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09B71E" w14:textId="77777777" w:rsidR="002862B5" w:rsidRDefault="00000000">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C2BE50" w14:textId="77777777" w:rsidR="002862B5" w:rsidRDefault="00000000">
            <w:pPr>
              <w:spacing w:before="80" w:after="80" w:line="240" w:lineRule="auto"/>
              <w:jc w:val="center"/>
              <w:rPr>
                <w:sz w:val="18"/>
                <w:szCs w:val="18"/>
                <w:lang w:val="fr-CA"/>
              </w:rPr>
            </w:pPr>
            <w:r>
              <w:rPr>
                <w:sz w:val="18"/>
                <w:szCs w:val="18"/>
                <w:lang w:val="fr-CA"/>
              </w:rPr>
              <w:t>0,014</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50BB052" w14:textId="77777777" w:rsidR="002862B5" w:rsidRDefault="00000000">
            <w:pPr>
              <w:spacing w:before="80" w:after="80" w:line="240" w:lineRule="auto"/>
              <w:jc w:val="center"/>
              <w:rPr>
                <w:sz w:val="18"/>
                <w:szCs w:val="18"/>
                <w:lang w:val="fr-CA"/>
              </w:rPr>
            </w:pPr>
            <w:r>
              <w:rPr>
                <w:sz w:val="18"/>
                <w:szCs w:val="18"/>
                <w:lang w:val="fr-CA"/>
              </w:rPr>
              <w:t>0,029</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C78088A" w14:textId="77777777" w:rsidR="002862B5" w:rsidRDefault="00000000">
            <w:pPr>
              <w:spacing w:before="80" w:after="80" w:line="240" w:lineRule="auto"/>
              <w:jc w:val="center"/>
              <w:rPr>
                <w:sz w:val="18"/>
                <w:szCs w:val="18"/>
                <w:lang w:val="fr-CA"/>
              </w:rPr>
            </w:pPr>
            <w:r>
              <w:rPr>
                <w:sz w:val="18"/>
                <w:szCs w:val="18"/>
                <w:lang w:val="fr-CA"/>
              </w:rPr>
              <w:t>0,622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3EC6C4D"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0039B78"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0BFF49D3"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5E59987"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7" w:author="Claude (vérification)" w:date="2026-10-01T00:00:00Z">
              <w:r>
                <w:rPr>
                  <w:sz w:val="18"/>
                  <w:szCs w:val="18"/>
                  <w:lang w:val="fr-CA"/>
                </w:rPr>
                <w:delText xml:space="preserve">'</w:delText>
              </w:r>
            </w:del>
            <w:ins w:id="9078"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3FAEFA" w14:textId="77777777" w:rsidR="002862B5" w:rsidRDefault="00000000">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288BFC" w14:textId="77777777" w:rsidR="002862B5" w:rsidRDefault="00000000">
            <w:pPr>
              <w:spacing w:before="80" w:after="80" w:line="240" w:lineRule="auto"/>
              <w:jc w:val="center"/>
              <w:rPr>
                <w:sz w:val="18"/>
                <w:szCs w:val="18"/>
                <w:lang w:val="fr-CA"/>
              </w:rPr>
            </w:pPr>
            <w:r>
              <w:rPr>
                <w:sz w:val="18"/>
                <w:szCs w:val="18"/>
                <w:lang w:val="fr-CA"/>
              </w:rPr>
              <w:t>-0,012</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08EE9E2" w14:textId="77777777" w:rsidR="002862B5" w:rsidRDefault="00000000">
            <w:pPr>
              <w:spacing w:before="80" w:after="80" w:line="240" w:lineRule="auto"/>
              <w:jc w:val="center"/>
              <w:rPr>
                <w:sz w:val="18"/>
                <w:szCs w:val="18"/>
                <w:lang w:val="fr-CA"/>
              </w:rPr>
            </w:pPr>
            <w:r>
              <w:rPr>
                <w:sz w:val="18"/>
                <w:szCs w:val="18"/>
                <w:lang w:val="fr-CA"/>
              </w:rPr>
              <w:t>0,026</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AF6ACE" w14:textId="77777777" w:rsidR="002862B5" w:rsidRDefault="00000000">
            <w:pPr>
              <w:spacing w:before="80" w:after="80" w:line="240" w:lineRule="auto"/>
              <w:jc w:val="center"/>
              <w:rPr>
                <w:sz w:val="18"/>
                <w:szCs w:val="18"/>
                <w:lang w:val="fr-CA"/>
              </w:rPr>
            </w:pPr>
            <w:r>
              <w:rPr>
                <w:sz w:val="18"/>
                <w:szCs w:val="18"/>
                <w:lang w:val="fr-CA"/>
              </w:rPr>
              <w:t>0,635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5A1234D"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D3F8DF"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719A18E0"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BFC9B7" w14:textId="77777777" w:rsidR="002862B5" w:rsidRDefault="00000000">
            <w:pPr>
              <w:spacing w:before="80" w:after="80" w:line="240" w:lineRule="auto"/>
              <w:jc w:val="center"/>
              <w:rPr>
                <w:sz w:val="18"/>
                <w:szCs w:val="18"/>
                <w:lang w:val="fr-CA"/>
              </w:rPr>
            </w:pPr>
            <w:r>
              <w:rPr>
                <w:sz w:val="18"/>
                <w:szCs w:val="18"/>
                <w:lang w:val="fr-CA"/>
              </w:rPr>
              <w:t xml:space="preserve">Priorité d</w:t>
            </w:r>
            <w:del w:id="9079" w:author="Claude (vérification)" w:date="2026-10-01T00:00:00Z">
              <w:r>
                <w:rPr>
                  <w:sz w:val="18"/>
                  <w:szCs w:val="18"/>
                  <w:lang w:val="fr-CA"/>
                </w:rPr>
                <w:delText xml:space="preserve">'</w:delText>
              </w:r>
            </w:del>
            <w:ins w:id="9080" w:author="Claude (vérification)" w:date="2026-10-01T00:00:00Z">
              <w:r>
                <w:rPr>
                  <w:sz w:val="18"/>
                  <w:szCs w:val="18"/>
                  <w:lang w:val="fr-CA"/>
                </w:rPr>
                <w:t xml:space="preserve">’</w:t>
              </w:r>
            </w:ins>
            <w:r>
              <w:rPr>
                <w:sz w:val="18"/>
                <w:szCs w:val="18"/>
                <w:lang w:val="fr-CA"/>
              </w:rPr>
              <w:t xml:space="preserve">action</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7AA55CF" w14:textId="77777777" w:rsidR="002862B5" w:rsidRDefault="00000000">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CAAC85C" w14:textId="77777777" w:rsidR="002862B5" w:rsidRDefault="00000000">
            <w:pPr>
              <w:spacing w:before="80" w:after="80" w:line="240" w:lineRule="auto"/>
              <w:jc w:val="center"/>
              <w:rPr>
                <w:sz w:val="18"/>
                <w:szCs w:val="18"/>
                <w:lang w:val="fr-CA"/>
              </w:rPr>
            </w:pPr>
            <w:r>
              <w:rPr>
                <w:sz w:val="18"/>
                <w:szCs w:val="18"/>
                <w:lang w:val="fr-CA"/>
              </w:rPr>
              <w:t>0,045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ED522F4" w14:textId="77777777" w:rsidR="002862B5" w:rsidRDefault="00000000">
            <w:pPr>
              <w:spacing w:before="80" w:after="80" w:line="240" w:lineRule="auto"/>
              <w:jc w:val="center"/>
              <w:rPr>
                <w:sz w:val="18"/>
                <w:szCs w:val="18"/>
                <w:lang w:val="fr-CA"/>
              </w:rPr>
            </w:pPr>
            <w:r>
              <w:rPr>
                <w:sz w:val="18"/>
                <w:szCs w:val="18"/>
                <w:lang w:val="fr-CA"/>
              </w:rPr>
              <w:t>0,033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1AAA097" w14:textId="77777777" w:rsidR="002862B5" w:rsidRDefault="00000000">
            <w:pPr>
              <w:spacing w:before="80" w:after="80" w:line="240" w:lineRule="auto"/>
              <w:jc w:val="center"/>
              <w:rPr>
                <w:sz w:val="18"/>
                <w:szCs w:val="18"/>
                <w:lang w:val="fr-CA"/>
              </w:rPr>
            </w:pPr>
            <w:r>
              <w:rPr>
                <w:sz w:val="18"/>
                <w:szCs w:val="18"/>
                <w:lang w:val="fr-CA"/>
              </w:rPr>
              <w:t>0,174</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9DF924E"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0FC7ED3"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03565761"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B93A5E"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0010A3B" w14:textId="77777777" w:rsidR="002862B5" w:rsidRDefault="00000000">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F24A5C" w14:textId="77777777" w:rsidR="002862B5" w:rsidRDefault="00000000">
            <w:pPr>
              <w:spacing w:before="80" w:after="80" w:line="240" w:lineRule="auto"/>
              <w:jc w:val="center"/>
              <w:rPr>
                <w:sz w:val="18"/>
                <w:szCs w:val="18"/>
                <w:lang w:val="fr-CA"/>
              </w:rPr>
            </w:pPr>
            <w:r>
              <w:rPr>
                <w:sz w:val="18"/>
                <w:szCs w:val="18"/>
                <w:lang w:val="fr-CA"/>
              </w:rPr>
              <w:t>0,053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1B657E" w14:textId="77777777" w:rsidR="002862B5" w:rsidRDefault="00000000">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A1163D9" w14:textId="77777777" w:rsidR="002862B5" w:rsidRDefault="00000000">
            <w:pPr>
              <w:spacing w:before="80" w:after="80" w:line="240" w:lineRule="auto"/>
              <w:jc w:val="center"/>
              <w:rPr>
                <w:sz w:val="18"/>
                <w:szCs w:val="18"/>
                <w:lang w:val="fr-CA"/>
              </w:rPr>
            </w:pPr>
            <w:r>
              <w:rPr>
                <w:sz w:val="18"/>
                <w:szCs w:val="18"/>
                <w:lang w:val="fr-CA"/>
              </w:rPr>
              <w:t>0,056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305AD8" w14:textId="77777777" w:rsidR="002862B5" w:rsidRDefault="00000000">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19D03C" w14:textId="77777777" w:rsidR="002862B5" w:rsidRDefault="00000000">
            <w:pPr>
              <w:spacing w:before="80" w:after="80" w:line="240" w:lineRule="auto"/>
              <w:jc w:val="center"/>
              <w:rPr>
                <w:sz w:val="18"/>
                <w:szCs w:val="18"/>
                <w:lang w:val="fr-CA"/>
              </w:rPr>
            </w:pPr>
            <w:r>
              <w:rPr>
                <w:sz w:val="18"/>
                <w:szCs w:val="18"/>
                <w:lang w:val="fr-CA"/>
              </w:rPr>
              <w:t>692</w:t>
            </w:r>
          </w:p>
        </w:tc>
      </w:tr>
      <w:tr w:rsidR="006A2A72" w14:paraId="0CBFAFD0"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62E5F4"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1C8095" w14:textId="77777777" w:rsidR="002862B5" w:rsidRDefault="00000000">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B7D9DC9" w14:textId="77777777" w:rsidR="002862B5" w:rsidRDefault="00000000">
            <w:pPr>
              <w:spacing w:before="80" w:after="80" w:line="240" w:lineRule="auto"/>
              <w:jc w:val="center"/>
              <w:rPr>
                <w:sz w:val="18"/>
                <w:szCs w:val="18"/>
                <w:lang w:val="fr-CA"/>
              </w:rPr>
            </w:pPr>
            <w:r>
              <w:rPr>
                <w:sz w:val="18"/>
                <w:szCs w:val="18"/>
                <w:lang w:val="fr-CA"/>
              </w:rPr>
              <w:t>0,051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D1AF0B4" w14:textId="77777777" w:rsidR="002862B5" w:rsidRDefault="00000000">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90E435" w14:textId="77777777" w:rsidR="002862B5" w:rsidRDefault="00000000">
            <w:pPr>
              <w:spacing w:before="80" w:after="80" w:line="240" w:lineRule="auto"/>
              <w:jc w:val="center"/>
              <w:rPr>
                <w:sz w:val="18"/>
                <w:szCs w:val="18"/>
                <w:lang w:val="fr-CA"/>
              </w:rPr>
            </w:pPr>
            <w:r>
              <w:rPr>
                <w:sz w:val="18"/>
                <w:szCs w:val="18"/>
                <w:lang w:val="fr-CA"/>
              </w:rPr>
              <w:t>0,069</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A8FB5A6" w14:textId="77777777" w:rsidR="002862B5" w:rsidRDefault="00000000">
            <w:pPr>
              <w:spacing w:before="80" w:after="80" w:line="240" w:lineRule="auto"/>
              <w:jc w:val="center"/>
              <w:rPr>
                <w:sz w:val="18"/>
                <w:szCs w:val="18"/>
                <w:lang w:val="fr-CA"/>
              </w:rPr>
            </w:pPr>
            <w:r>
              <w:rPr>
                <w:sz w:val="18"/>
                <w:szCs w:val="18"/>
                <w:lang w:val="fr-CA"/>
              </w:rPr>
              <w:t>4 089</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386677" w14:textId="77777777" w:rsidR="002862B5" w:rsidRDefault="00000000">
            <w:pPr>
              <w:spacing w:before="80" w:after="80" w:line="240" w:lineRule="auto"/>
              <w:jc w:val="center"/>
              <w:rPr>
                <w:sz w:val="18"/>
                <w:szCs w:val="18"/>
                <w:lang w:val="fr-CA"/>
              </w:rPr>
            </w:pPr>
            <w:r>
              <w:rPr>
                <w:sz w:val="18"/>
                <w:szCs w:val="18"/>
                <w:lang w:val="fr-CA"/>
              </w:rPr>
              <w:t>607</w:t>
            </w:r>
          </w:p>
        </w:tc>
      </w:tr>
      <w:tr w:rsidR="006A2A72" w14:paraId="3978444A"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0C8641A"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B5135D" w14:textId="77777777" w:rsidR="002862B5" w:rsidRDefault="00000000">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7B48910" w14:textId="77777777" w:rsidR="002862B5" w:rsidRDefault="00000000">
            <w:pPr>
              <w:spacing w:before="80" w:after="80" w:line="240" w:lineRule="auto"/>
              <w:jc w:val="center"/>
              <w:rPr>
                <w:sz w:val="18"/>
                <w:szCs w:val="18"/>
                <w:lang w:val="fr-CA"/>
              </w:rPr>
            </w:pPr>
            <w:r>
              <w:rPr>
                <w:sz w:val="18"/>
                <w:szCs w:val="18"/>
                <w:lang w:val="fr-CA"/>
              </w:rPr>
              <w:t>0,045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3FB0014" w14:textId="77777777" w:rsidR="002862B5" w:rsidRDefault="00000000">
            <w:pPr>
              <w:spacing w:before="80" w:after="80" w:line="240" w:lineRule="auto"/>
              <w:jc w:val="center"/>
              <w:rPr>
                <w:sz w:val="18"/>
                <w:szCs w:val="18"/>
                <w:lang w:val="fr-CA"/>
              </w:rPr>
            </w:pPr>
            <w:r>
              <w:rPr>
                <w:sz w:val="18"/>
                <w:szCs w:val="18"/>
                <w:lang w:val="fr-CA"/>
              </w:rPr>
              <w:t>0,030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F3EF43A" w14:textId="77777777" w:rsidR="002862B5" w:rsidRDefault="00000000">
            <w:pPr>
              <w:spacing w:before="80" w:after="80" w:line="240" w:lineRule="auto"/>
              <w:jc w:val="center"/>
              <w:rPr>
                <w:sz w:val="18"/>
                <w:szCs w:val="18"/>
                <w:lang w:val="fr-CA"/>
              </w:rPr>
            </w:pPr>
            <w:r>
              <w:rPr>
                <w:sz w:val="18"/>
                <w:szCs w:val="18"/>
                <w:lang w:val="fr-CA"/>
              </w:rPr>
              <w:t>0,135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2C43BE" w14:textId="77777777" w:rsidR="002862B5" w:rsidRDefault="00000000">
            <w:pPr>
              <w:spacing w:before="80" w:after="80" w:line="240" w:lineRule="auto"/>
              <w:jc w:val="center"/>
              <w:rPr>
                <w:sz w:val="18"/>
                <w:szCs w:val="18"/>
                <w:lang w:val="fr-CA"/>
              </w:rPr>
            </w:pPr>
            <w:r>
              <w:rPr>
                <w:sz w:val="18"/>
                <w:szCs w:val="18"/>
                <w:lang w:val="fr-CA"/>
              </w:rPr>
              <w:t>4 089</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62F8E71" w14:textId="77777777" w:rsidR="002862B5" w:rsidRDefault="00000000">
            <w:pPr>
              <w:spacing w:before="80" w:after="80" w:line="240" w:lineRule="auto"/>
              <w:jc w:val="center"/>
              <w:rPr>
                <w:sz w:val="18"/>
                <w:szCs w:val="18"/>
                <w:lang w:val="fr-CA"/>
              </w:rPr>
            </w:pPr>
            <w:r>
              <w:rPr>
                <w:sz w:val="18"/>
                <w:szCs w:val="18"/>
                <w:lang w:val="fr-CA"/>
              </w:rPr>
              <w:t>607</w:t>
            </w:r>
          </w:p>
        </w:tc>
      </w:tr>
      <w:tr w:rsidR="006A2A72" w14:paraId="61897158"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5E0B069"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DC8AB5" w14:textId="77777777" w:rsidR="002862B5" w:rsidRDefault="00000000">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2C1FE12" w14:textId="77777777" w:rsidR="002862B5" w:rsidRDefault="00000000">
            <w:pPr>
              <w:spacing w:before="80" w:after="80" w:line="240" w:lineRule="auto"/>
              <w:jc w:val="center"/>
              <w:rPr>
                <w:sz w:val="18"/>
                <w:szCs w:val="18"/>
                <w:lang w:val="fr-CA"/>
              </w:rPr>
            </w:pPr>
            <w:r>
              <w:rPr>
                <w:sz w:val="18"/>
                <w:szCs w:val="18"/>
                <w:lang w:val="fr-CA"/>
              </w:rPr>
              <w:t>0,048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3CDAD8" w14:textId="77777777" w:rsidR="002862B5" w:rsidRDefault="00000000">
            <w:pPr>
              <w:spacing w:before="80" w:after="80" w:line="240" w:lineRule="auto"/>
              <w:jc w:val="center"/>
              <w:rPr>
                <w:sz w:val="18"/>
                <w:szCs w:val="18"/>
                <w:lang w:val="fr-CA"/>
              </w:rPr>
            </w:pPr>
            <w:r>
              <w:rPr>
                <w:sz w:val="18"/>
                <w:szCs w:val="18"/>
                <w:lang w:val="fr-CA"/>
              </w:rPr>
              <w:t>0,028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A4764B" w14:textId="77777777" w:rsidR="002862B5" w:rsidRDefault="00000000">
            <w:pPr>
              <w:spacing w:before="80" w:after="80" w:line="240" w:lineRule="auto"/>
              <w:jc w:val="center"/>
              <w:rPr>
                <w:sz w:val="18"/>
                <w:szCs w:val="18"/>
                <w:lang w:val="fr-CA"/>
              </w:rPr>
            </w:pPr>
            <w:r>
              <w:rPr>
                <w:sz w:val="18"/>
                <w:szCs w:val="18"/>
                <w:lang w:val="fr-CA"/>
              </w:rPr>
              <w:t>0,085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45B15C1" w14:textId="77777777" w:rsidR="002862B5" w:rsidRDefault="00000000">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5E665B" w14:textId="77777777" w:rsidR="002862B5" w:rsidRDefault="00000000">
            <w:pPr>
              <w:spacing w:before="80" w:after="80" w:line="240" w:lineRule="auto"/>
              <w:jc w:val="center"/>
              <w:rPr>
                <w:sz w:val="18"/>
                <w:szCs w:val="18"/>
                <w:lang w:val="fr-CA"/>
              </w:rPr>
            </w:pPr>
            <w:r>
              <w:rPr>
                <w:sz w:val="18"/>
                <w:szCs w:val="18"/>
                <w:lang w:val="fr-CA"/>
              </w:rPr>
              <w:t>692</w:t>
            </w:r>
          </w:p>
        </w:tc>
      </w:tr>
      <w:tr w:rsidR="006A2A72" w14:paraId="02F51618"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0CE3753" w14:textId="77777777" w:rsidR="002862B5" w:rsidRDefault="00000000">
            <w:pPr>
              <w:spacing w:before="80" w:after="80" w:line="240" w:lineRule="auto"/>
              <w:jc w:val="center"/>
              <w:rPr>
                <w:sz w:val="18"/>
                <w:szCs w:val="18"/>
                <w:lang w:val="fr-CA"/>
              </w:rPr>
            </w:pPr>
            <w:r>
              <w:rPr>
                <w:sz w:val="18"/>
                <w:szCs w:val="18"/>
                <w:lang w:val="fr-CA"/>
              </w:rPr>
              <w:lastRenderedPageBreak/>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2D5CBF" w14:textId="77777777" w:rsidR="002862B5" w:rsidRDefault="00000000">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14BCCF4" w14:textId="77777777" w:rsidR="002862B5" w:rsidRDefault="00000000">
            <w:pPr>
              <w:spacing w:before="80" w:after="80" w:line="240" w:lineRule="auto"/>
              <w:jc w:val="center"/>
              <w:rPr>
                <w:sz w:val="18"/>
                <w:szCs w:val="18"/>
                <w:lang w:val="fr-CA"/>
              </w:rPr>
            </w:pPr>
            <w:r>
              <w:rPr>
                <w:sz w:val="18"/>
                <w:szCs w:val="18"/>
                <w:lang w:val="fr-CA"/>
              </w:rPr>
              <w:t>0,073</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4025DA5" w14:textId="77777777" w:rsidR="002862B5" w:rsidRDefault="00000000">
            <w:pPr>
              <w:spacing w:before="80" w:after="80" w:line="240" w:lineRule="auto"/>
              <w:jc w:val="center"/>
              <w:rPr>
                <w:sz w:val="18"/>
                <w:szCs w:val="18"/>
                <w:lang w:val="fr-CA"/>
              </w:rPr>
            </w:pPr>
            <w:r>
              <w:rPr>
                <w:sz w:val="18"/>
                <w:szCs w:val="18"/>
                <w:lang w:val="fr-CA"/>
              </w:rPr>
              <w:t>0,030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9CF54D7" w14:textId="77777777" w:rsidR="002862B5" w:rsidRDefault="00000000">
            <w:pPr>
              <w:spacing w:before="80" w:after="80" w:line="240" w:lineRule="auto"/>
              <w:jc w:val="center"/>
              <w:rPr>
                <w:sz w:val="18"/>
                <w:szCs w:val="18"/>
                <w:lang w:val="fr-CA"/>
              </w:rPr>
            </w:pPr>
            <w:r>
              <w:rPr>
                <w:sz w:val="18"/>
                <w:szCs w:val="18"/>
                <w:lang w:val="fr-CA"/>
              </w:rPr>
              <w:t>0,013</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1F68409" w14:textId="77777777" w:rsidR="002862B5" w:rsidRDefault="00000000">
            <w:pPr>
              <w:spacing w:before="80" w:after="80" w:line="240" w:lineRule="auto"/>
              <w:jc w:val="center"/>
              <w:rPr>
                <w:sz w:val="18"/>
                <w:szCs w:val="18"/>
                <w:lang w:val="fr-CA"/>
              </w:rPr>
            </w:pPr>
            <w:r>
              <w:rPr>
                <w:sz w:val="18"/>
                <w:szCs w:val="18"/>
                <w:lang w:val="fr-CA"/>
              </w:rPr>
              <w:t>4 503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34357F" w14:textId="77777777" w:rsidR="002862B5" w:rsidRDefault="00000000">
            <w:pPr>
              <w:spacing w:before="80" w:after="80" w:line="240" w:lineRule="auto"/>
              <w:jc w:val="center"/>
              <w:rPr>
                <w:sz w:val="18"/>
                <w:szCs w:val="18"/>
                <w:lang w:val="fr-CA"/>
              </w:rPr>
            </w:pPr>
            <w:r>
              <w:rPr>
                <w:sz w:val="18"/>
                <w:szCs w:val="18"/>
                <w:lang w:val="fr-CA"/>
              </w:rPr>
              <w:t>692</w:t>
            </w:r>
          </w:p>
        </w:tc>
      </w:tr>
      <w:tr w:rsidR="006A2A72" w14:paraId="02DA8AB5"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F5D38BD"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6566FFA" w14:textId="77777777" w:rsidR="002862B5" w:rsidRDefault="00000000">
            <w:pPr>
              <w:spacing w:before="80" w:after="80" w:line="240" w:lineRule="auto"/>
              <w:jc w:val="center"/>
              <w:rPr>
                <w:sz w:val="18"/>
                <w:szCs w:val="18"/>
                <w:lang w:val="fr-CA"/>
              </w:rPr>
            </w:pPr>
            <w:r>
              <w:rPr>
                <w:sz w:val="18"/>
                <w:szCs w:val="18"/>
                <w:lang w:val="fr-CA"/>
              </w:rPr>
              <w:t>(a)</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D126E9C" w14:textId="77777777" w:rsidR="002862B5" w:rsidRDefault="00000000">
            <w:pPr>
              <w:spacing w:before="80" w:after="80" w:line="240" w:lineRule="auto"/>
              <w:jc w:val="center"/>
              <w:rPr>
                <w:sz w:val="18"/>
                <w:szCs w:val="18"/>
                <w:lang w:val="fr-CA"/>
              </w:rPr>
            </w:pPr>
            <w:r>
              <w:rPr>
                <w:sz w:val="18"/>
                <w:szCs w:val="18"/>
                <w:lang w:val="fr-CA"/>
              </w:rPr>
              <w:t>-0,101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72A37A2" w14:textId="77777777" w:rsidR="002862B5" w:rsidRDefault="00000000">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9A4F6F9" w14:textId="77777777" w:rsidR="002862B5" w:rsidRDefault="00000000">
            <w:pPr>
              <w:spacing w:before="80" w:after="80" w:line="240" w:lineRule="auto"/>
              <w:jc w:val="center"/>
              <w:rPr>
                <w:sz w:val="18"/>
                <w:szCs w:val="18"/>
                <w:lang w:val="fr-CA"/>
              </w:rPr>
            </w:pPr>
            <w:r>
              <w:rPr>
                <w:sz w:val="18"/>
                <w:szCs w:val="18"/>
                <w:lang w:val="fr-CA"/>
              </w:rPr>
              <w:t>0,008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8A3A658"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931496C"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6A88AC7C"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507E666"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1E83B6" w14:textId="77777777" w:rsidR="002862B5" w:rsidRDefault="00000000">
            <w:pPr>
              <w:spacing w:before="80" w:after="80" w:line="240" w:lineRule="auto"/>
              <w:jc w:val="center"/>
              <w:rPr>
                <w:sz w:val="18"/>
                <w:szCs w:val="18"/>
                <w:lang w:val="fr-CA"/>
              </w:rPr>
            </w:pPr>
            <w:r>
              <w:rPr>
                <w:sz w:val="18"/>
                <w:szCs w:val="18"/>
                <w:lang w:val="fr-CA"/>
              </w:rPr>
              <w:t>(b)</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CAFD7DA" w14:textId="77777777" w:rsidR="002862B5" w:rsidRDefault="00000000">
            <w:pPr>
              <w:spacing w:before="80" w:after="80" w:line="240" w:lineRule="auto"/>
              <w:jc w:val="center"/>
              <w:rPr>
                <w:sz w:val="18"/>
                <w:szCs w:val="18"/>
                <w:lang w:val="fr-CA"/>
              </w:rPr>
            </w:pPr>
            <w:r>
              <w:rPr>
                <w:sz w:val="18"/>
                <w:szCs w:val="18"/>
                <w:lang w:val="fr-CA"/>
              </w:rPr>
              <w:t>-0,104</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0F88E0D" w14:textId="77777777" w:rsidR="002862B5" w:rsidRDefault="00000000">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A6E69FA" w14:textId="77777777" w:rsidR="002862B5" w:rsidRDefault="00000000">
            <w:pPr>
              <w:spacing w:before="80" w:after="80" w:line="240" w:lineRule="auto"/>
              <w:jc w:val="center"/>
              <w:rPr>
                <w:sz w:val="18"/>
                <w:szCs w:val="18"/>
                <w:lang w:val="fr-CA"/>
              </w:rPr>
            </w:pPr>
            <w:r>
              <w:rPr>
                <w:sz w:val="18"/>
                <w:szCs w:val="18"/>
                <w:lang w:val="fr-CA"/>
              </w:rPr>
              <w:t>0,006</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E4932F"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3EF331C"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7E65F492"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84DFFCB"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35AD40F" w14:textId="77777777" w:rsidR="002862B5" w:rsidRDefault="00000000">
            <w:pPr>
              <w:spacing w:before="80" w:after="80" w:line="240" w:lineRule="auto"/>
              <w:jc w:val="center"/>
              <w:rPr>
                <w:sz w:val="18"/>
                <w:szCs w:val="18"/>
                <w:lang w:val="fr-CA"/>
              </w:rPr>
            </w:pPr>
            <w:r>
              <w:rPr>
                <w:sz w:val="18"/>
                <w:szCs w:val="18"/>
                <w:lang w:val="fr-CA"/>
              </w:rPr>
              <w:t>(c)</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E85F799" w14:textId="77777777" w:rsidR="002862B5" w:rsidRDefault="00000000">
            <w:pPr>
              <w:spacing w:before="80" w:after="80" w:line="240" w:lineRule="auto"/>
              <w:jc w:val="center"/>
              <w:rPr>
                <w:sz w:val="18"/>
                <w:szCs w:val="18"/>
                <w:lang w:val="fr-CA"/>
              </w:rPr>
            </w:pPr>
            <w:r>
              <w:rPr>
                <w:sz w:val="18"/>
                <w:szCs w:val="18"/>
                <w:lang w:val="fr-CA"/>
              </w:rPr>
              <w:t>-0,068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478929C" w14:textId="77777777" w:rsidR="002862B5" w:rsidRDefault="00000000">
            <w:pPr>
              <w:spacing w:before="80" w:after="80" w:line="240" w:lineRule="auto"/>
              <w:jc w:val="center"/>
              <w:rPr>
                <w:sz w:val="18"/>
                <w:szCs w:val="18"/>
                <w:lang w:val="fr-CA"/>
              </w:rPr>
            </w:pPr>
            <w:r>
              <w:rPr>
                <w:sz w:val="18"/>
                <w:szCs w:val="18"/>
                <w:lang w:val="fr-CA"/>
              </w:rPr>
              <w:t>0,040</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9D1EF9" w14:textId="77777777" w:rsidR="002862B5" w:rsidRDefault="00000000">
            <w:pPr>
              <w:spacing w:before="80" w:after="80" w:line="240" w:lineRule="auto"/>
              <w:jc w:val="center"/>
              <w:rPr>
                <w:sz w:val="18"/>
                <w:szCs w:val="18"/>
                <w:lang w:val="fr-CA"/>
              </w:rPr>
            </w:pPr>
            <w:r>
              <w:rPr>
                <w:sz w:val="18"/>
                <w:szCs w:val="18"/>
                <w:lang w:val="fr-CA"/>
              </w:rPr>
              <w:t>0,090</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6BA080E" w14:textId="77777777" w:rsidR="002862B5" w:rsidRDefault="00000000">
            <w:pPr>
              <w:spacing w:before="80" w:after="80" w:line="240" w:lineRule="auto"/>
              <w:jc w:val="center"/>
              <w:rPr>
                <w:sz w:val="18"/>
                <w:szCs w:val="18"/>
                <w:lang w:val="fr-CA"/>
              </w:rPr>
            </w:pPr>
            <w:r>
              <w:rPr>
                <w:sz w:val="18"/>
                <w:szCs w:val="18"/>
                <w:lang w:val="fr-CA"/>
              </w:rPr>
              <w:t>1 813</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9D3D381" w14:textId="77777777" w:rsidR="002862B5" w:rsidRDefault="00000000">
            <w:pPr>
              <w:spacing w:before="80" w:after="80" w:line="240" w:lineRule="auto"/>
              <w:jc w:val="center"/>
              <w:rPr>
                <w:sz w:val="18"/>
                <w:szCs w:val="18"/>
                <w:lang w:val="fr-CA"/>
              </w:rPr>
            </w:pPr>
            <w:r>
              <w:rPr>
                <w:sz w:val="18"/>
                <w:szCs w:val="18"/>
                <w:lang w:val="fr-CA"/>
              </w:rPr>
              <w:t>474</w:t>
            </w:r>
          </w:p>
        </w:tc>
      </w:tr>
      <w:tr w:rsidR="006A2A72" w14:paraId="1BA55FA5"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6476C8"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2DA64E" w14:textId="77777777" w:rsidR="002862B5" w:rsidRDefault="00000000">
            <w:pPr>
              <w:spacing w:before="80" w:after="80" w:line="240" w:lineRule="auto"/>
              <w:jc w:val="center"/>
              <w:rPr>
                <w:sz w:val="18"/>
                <w:szCs w:val="18"/>
                <w:lang w:val="fr-CA"/>
              </w:rPr>
            </w:pPr>
            <w:r>
              <w:rPr>
                <w:sz w:val="18"/>
                <w:szCs w:val="18"/>
                <w:lang w:val="fr-CA"/>
              </w:rPr>
              <w:t>(d)</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F51DB66" w14:textId="77777777" w:rsidR="002862B5" w:rsidRDefault="00000000">
            <w:pPr>
              <w:spacing w:before="80" w:after="80" w:line="240" w:lineRule="auto"/>
              <w:jc w:val="center"/>
              <w:rPr>
                <w:sz w:val="18"/>
                <w:szCs w:val="18"/>
                <w:lang w:val="fr-CA"/>
              </w:rPr>
            </w:pPr>
            <w:r>
              <w:rPr>
                <w:sz w:val="18"/>
                <w:szCs w:val="18"/>
                <w:lang w:val="fr-CA"/>
              </w:rPr>
              <w:t>-0,095</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25AA275" w14:textId="77777777" w:rsidR="002862B5" w:rsidRDefault="00000000">
            <w:pPr>
              <w:spacing w:before="80" w:after="80" w:line="240" w:lineRule="auto"/>
              <w:jc w:val="center"/>
              <w:rPr>
                <w:sz w:val="18"/>
                <w:szCs w:val="18"/>
                <w:lang w:val="fr-CA"/>
              </w:rPr>
            </w:pPr>
            <w:r>
              <w:rPr>
                <w:sz w:val="18"/>
                <w:szCs w:val="18"/>
                <w:lang w:val="fr-CA"/>
              </w:rPr>
              <w:t>0,038</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A174A82" w14:textId="77777777" w:rsidR="002862B5" w:rsidRDefault="00000000">
            <w:pPr>
              <w:spacing w:before="80" w:after="80" w:line="240" w:lineRule="auto"/>
              <w:jc w:val="center"/>
              <w:rPr>
                <w:sz w:val="18"/>
                <w:szCs w:val="18"/>
                <w:lang w:val="fr-CA"/>
              </w:rPr>
            </w:pPr>
            <w:r>
              <w:rPr>
                <w:sz w:val="18"/>
                <w:szCs w:val="18"/>
                <w:lang w:val="fr-CA"/>
              </w:rPr>
              <w:t>0,012</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A921532"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44134E"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0E885B4A"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52FB48" w14:textId="77777777" w:rsidR="002862B5" w:rsidRDefault="00000000">
            <w:pPr>
              <w:spacing w:before="80" w:after="80" w:line="240" w:lineRule="auto"/>
              <w:jc w:val="center"/>
              <w:rPr>
                <w:sz w:val="18"/>
                <w:szCs w:val="18"/>
                <w:lang w:val="fr-CA"/>
              </w:rPr>
            </w:pPr>
            <w:r>
              <w:rPr>
                <w:sz w:val="18"/>
                <w:szCs w:val="18"/>
                <w:lang w:val="fr-CA"/>
              </w:rPr>
              <w:t>Haute priorité</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7ED7CB" w14:textId="77777777" w:rsidR="002862B5" w:rsidRDefault="00000000">
            <w:pPr>
              <w:spacing w:before="80" w:after="80" w:line="240" w:lineRule="auto"/>
              <w:jc w:val="center"/>
              <w:rPr>
                <w:sz w:val="18"/>
                <w:szCs w:val="18"/>
                <w:lang w:val="fr-CA"/>
              </w:rPr>
            </w:pPr>
            <w:r>
              <w:rPr>
                <w:sz w:val="18"/>
                <w:szCs w:val="18"/>
                <w:lang w:val="fr-CA"/>
              </w:rPr>
              <w:t>(e)</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1294A09" w14:textId="77777777" w:rsidR="002862B5" w:rsidRDefault="00000000">
            <w:pPr>
              <w:spacing w:before="80" w:after="80" w:line="240" w:lineRule="auto"/>
              <w:jc w:val="center"/>
              <w:rPr>
                <w:sz w:val="18"/>
                <w:szCs w:val="18"/>
                <w:lang w:val="fr-CA"/>
              </w:rPr>
            </w:pPr>
            <w:r>
              <w:rPr>
                <w:sz w:val="18"/>
                <w:szCs w:val="18"/>
                <w:lang w:val="fr-CA"/>
              </w:rPr>
              <w:t>-0,039</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809F318" w14:textId="77777777" w:rsidR="002862B5" w:rsidRDefault="00000000">
            <w:pPr>
              <w:spacing w:before="80" w:after="80" w:line="240" w:lineRule="auto"/>
              <w:jc w:val="center"/>
              <w:rPr>
                <w:sz w:val="18"/>
                <w:szCs w:val="18"/>
                <w:lang w:val="fr-CA"/>
              </w:rPr>
            </w:pPr>
            <w:r>
              <w:rPr>
                <w:sz w:val="18"/>
                <w:szCs w:val="18"/>
                <w:lang w:val="fr-CA"/>
              </w:rPr>
              <w:t>0,041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BF9F90" w14:textId="77777777" w:rsidR="002862B5" w:rsidRDefault="00000000">
            <w:pPr>
              <w:spacing w:before="80" w:after="80" w:line="240" w:lineRule="auto"/>
              <w:jc w:val="center"/>
              <w:rPr>
                <w:sz w:val="18"/>
                <w:szCs w:val="18"/>
                <w:lang w:val="fr-CA"/>
              </w:rPr>
            </w:pPr>
            <w:r>
              <w:rPr>
                <w:sz w:val="18"/>
                <w:szCs w:val="18"/>
                <w:lang w:val="fr-CA"/>
              </w:rPr>
              <w:t>0,338</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590CFF" w14:textId="77777777" w:rsidR="002862B5" w:rsidRDefault="00000000">
            <w:pPr>
              <w:spacing w:before="80" w:after="80" w:line="240" w:lineRule="auto"/>
              <w:jc w:val="center"/>
              <w:rPr>
                <w:sz w:val="18"/>
                <w:szCs w:val="18"/>
                <w:lang w:val="fr-CA"/>
              </w:rPr>
            </w:pPr>
            <w:r>
              <w:rPr>
                <w:sz w:val="18"/>
                <w:szCs w:val="18"/>
                <w:lang w:val="fr-CA"/>
              </w:rPr>
              <w:t>2 027</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54853D" w14:textId="77777777" w:rsidR="002862B5" w:rsidRDefault="00000000">
            <w:pPr>
              <w:spacing w:before="80" w:after="80" w:line="240" w:lineRule="auto"/>
              <w:jc w:val="center"/>
              <w:rPr>
                <w:sz w:val="18"/>
                <w:szCs w:val="18"/>
                <w:lang w:val="fr-CA"/>
              </w:rPr>
            </w:pPr>
            <w:r>
              <w:rPr>
                <w:sz w:val="18"/>
                <w:szCs w:val="18"/>
                <w:lang w:val="fr-CA"/>
              </w:rPr>
              <w:t>553</w:t>
            </w:r>
          </w:p>
        </w:tc>
      </w:tr>
      <w:tr w:rsidR="006A2A72" w14:paraId="037F5DED" w14:textId="77777777">
        <w:trPr>
          <w:cantSplit/>
          <w:jc w:val="center"/>
        </w:trPr>
        <w:tc>
          <w:tcPr>
            <w:tcW w:w="1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22EF77" w14:textId="77777777" w:rsidR="002862B5" w:rsidRDefault="00000000">
            <w:pPr>
              <w:spacing w:before="80" w:after="80" w:line="240" w:lineRule="auto"/>
              <w:jc w:val="center"/>
              <w:rPr>
                <w:sz w:val="18"/>
                <w:szCs w:val="18"/>
                <w:lang w:val="fr-CA"/>
              </w:rPr>
            </w:pPr>
            <w:r>
              <w:rPr>
                <w:sz w:val="18"/>
                <w:szCs w:val="18"/>
                <w:lang w:val="fr-CA"/>
              </w:rPr>
              <w:t>Statut actif</w:t>
            </w:r>
          </w:p>
        </w:tc>
        <w:tc>
          <w:tcPr>
            <w:tcW w:w="13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74969F1" w14:textId="77777777" w:rsidR="002862B5" w:rsidRDefault="00000000">
            <w:pPr>
              <w:spacing w:before="80" w:after="80" w:line="240" w:lineRule="auto"/>
              <w:jc w:val="center"/>
              <w:rPr>
                <w:sz w:val="18"/>
                <w:szCs w:val="18"/>
                <w:lang w:val="fr-CA"/>
              </w:rPr>
            </w:pPr>
            <w:r>
              <w:rPr>
                <w:sz w:val="18"/>
                <w:szCs w:val="18"/>
                <w:lang w:val="fr-CA"/>
              </w:rPr>
              <w:t>(f)</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67227DA" w14:textId="77777777" w:rsidR="002862B5" w:rsidRDefault="00000000">
            <w:pPr>
              <w:spacing w:before="80" w:after="80" w:line="240" w:lineRule="auto"/>
              <w:jc w:val="center"/>
              <w:rPr>
                <w:sz w:val="18"/>
                <w:szCs w:val="18"/>
                <w:lang w:val="fr-CA"/>
              </w:rPr>
            </w:pPr>
            <w:r>
              <w:rPr>
                <w:sz w:val="18"/>
                <w:szCs w:val="18"/>
                <w:lang w:val="fr-CA"/>
              </w:rPr>
              <w:t>0,052</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46FC636" w14:textId="77777777" w:rsidR="002862B5" w:rsidRDefault="00000000">
            <w:pPr>
              <w:spacing w:before="80" w:after="80" w:line="240" w:lineRule="auto"/>
              <w:jc w:val="center"/>
              <w:rPr>
                <w:sz w:val="18"/>
                <w:szCs w:val="18"/>
                <w:lang w:val="fr-CA"/>
              </w:rPr>
            </w:pPr>
            <w:r>
              <w:rPr>
                <w:sz w:val="18"/>
                <w:szCs w:val="18"/>
                <w:lang w:val="fr-CA"/>
              </w:rPr>
              <w:t>0,031</w:t>
            </w:r>
          </w:p>
        </w:tc>
        <w:tc>
          <w:tcPr>
            <w:tcW w:w="8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F13F4A8" w14:textId="77777777" w:rsidR="002862B5" w:rsidRDefault="00000000">
            <w:pPr>
              <w:spacing w:before="80" w:after="80" w:line="240" w:lineRule="auto"/>
              <w:jc w:val="center"/>
              <w:rPr>
                <w:sz w:val="18"/>
                <w:szCs w:val="18"/>
                <w:lang w:val="fr-CA"/>
              </w:rPr>
            </w:pPr>
            <w:r>
              <w:rPr>
                <w:sz w:val="18"/>
                <w:szCs w:val="18"/>
                <w:lang w:val="fr-CA"/>
              </w:rPr>
              <w:t>0,095</w:t>
            </w:r>
          </w:p>
        </w:tc>
        <w:tc>
          <w:tcPr>
            <w:tcW w:w="90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B9DD8BA" w14:textId="77777777" w:rsidR="002862B5" w:rsidRDefault="00000000">
            <w:pPr>
              <w:spacing w:before="80" w:after="80" w:line="240" w:lineRule="auto"/>
              <w:jc w:val="center"/>
              <w:rPr>
                <w:sz w:val="18"/>
                <w:szCs w:val="18"/>
                <w:lang w:val="fr-CA"/>
              </w:rPr>
            </w:pPr>
            <w:r>
              <w:rPr>
                <w:sz w:val="18"/>
                <w:szCs w:val="18"/>
                <w:lang w:val="fr-CA"/>
              </w:rPr>
              <w:t>3 700</w:t>
            </w:r>
          </w:p>
        </w:tc>
        <w:tc>
          <w:tcPr>
            <w:tcW w:w="1050"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902F9D" w14:textId="77777777" w:rsidR="002862B5" w:rsidRDefault="00000000">
            <w:pPr>
              <w:spacing w:before="80" w:after="80" w:line="240" w:lineRule="auto"/>
              <w:jc w:val="center"/>
              <w:rPr>
                <w:sz w:val="18"/>
                <w:szCs w:val="18"/>
                <w:lang w:val="fr-CA"/>
              </w:rPr>
            </w:pPr>
            <w:r>
              <w:rPr>
                <w:sz w:val="18"/>
                <w:szCs w:val="18"/>
                <w:lang w:val="fr-CA"/>
              </w:rPr>
              <w:t>664</w:t>
            </w:r>
          </w:p>
        </w:tc>
      </w:tr>
    </w:tbl>
    <w:p w14:paraId="4842EFF0" w14:textId="77777777" w:rsidR="002862B5" w:rsidRDefault="00000000">
      <w:pPr>
        <w:spacing w:after="180" w:line="240" w:lineRule="auto"/>
        <w:rPr>
          <w:sz w:val="18"/>
          <w:szCs w:val="18"/>
          <w:lang w:val="fr-CA"/>
        </w:rPr>
      </w:pPr>
      <w:r>
        <w:rPr>
          <w:sz w:val="18"/>
          <w:szCs w:val="18"/>
          <w:lang w:val="fr-CA"/>
        </w:rPr>
        <w:t>Notes : δ mesure l’écart FNLM − autres réserves. Les coefficients et les erreurs-types (ET) sont exprimés en proportion : un coefficient de 0,053 correspond à 5,3 points de pourcentage. Les erreurs-types sont regroupées au niveau de la Première Nation. N désigne le nombre de sites ; la dernière colonne donne le nombre de grappes. Les valeurs p testent δ = 0. Les modèles de priorité utilisent seulement les sites dont la classification est informative. Les modèles (d), (e) et (f) partent de (a).</w:t>
      </w:r>
    </w:p>
    <w:p w14:paraId="4AFBB5C9" w14:textId="77777777" w:rsidR="002862B5" w:rsidRDefault="00000000">
      <w:pPr>
        <w:spacing w:after="180" w:line="240" w:lineRule="auto"/>
        <w:rPr>
          <w:sz w:val="18"/>
          <w:szCs w:val="18"/>
          <w:lang w:val="fr-CA"/>
        </w:rPr>
      </w:pPr>
      <w:r>
        <w:rPr>
          <w:sz w:val="18"/>
          <w:szCs w:val="18"/>
          <w:lang w:val="fr-CA"/>
        </w:rPr>
        <w:t>Source : calculs à partir du FCSI (Secrétariat du Conseil du Trésor du Canada, 2023) et de la liste du LABRC (2026).</w:t>
      </w:r>
    </w:p>
    <w:p w14:paraId="3579B391" w14:textId="77777777" w:rsidR="002862B5" w:rsidRDefault="00000000">
      <w:pPr>
        <w:jc w:val="both"/>
        <w:rPr>
          <w:lang w:val="fr-CA"/>
        </w:rPr>
      </w:pPr>
      <w:r>
        <w:rPr>
          <w:lang w:val="fr-CA"/>
        </w:rPr>
        <w:t>Pour la priorité d’action, aucune des spécifications ne montre de différence significative au seuil de 5 %. Ce résultat rejoint donc la comparaison directe de base.</w:t>
      </w:r>
    </w:p>
    <w:p w14:paraId="18EA8976" w14:textId="77777777" w:rsidR="002862B5" w:rsidRDefault="00000000">
      <w:pPr>
        <w:jc w:val="both"/>
        <w:rPr>
          <w:lang w:val="fr-CA"/>
        </w:rPr>
      </w:pPr>
      <w:r>
        <w:rPr>
          <w:lang w:val="fr-CA"/>
        </w:rPr>
        <w:t>Pour le statut actif, l’écart reste positif. Il passe de 5,3 points de pourcentage dans le modèle de base (p = 0,056) à 4,5 points avec les contrôles géographiques (p = 0,135) et à 4,8 points avec les effets fixes d’organisation (p = 0,085). Avec un poids égal par Première Nation, l’écart atteint 7,3 points (p = 0,013). L’exclusion des sites soupçonnés donne un écart de 5,2 points (p = 0,095). La direction du résultat se maintient, mais une seule spécification atteint le seuil de 5 %.</w:t>
      </w:r>
    </w:p>
    <w:p w14:paraId="78A827CA" w14:textId="77777777" w:rsidR="002862B5" w:rsidRDefault="00000000">
      <w:pPr>
        <w:jc w:val="both"/>
        <w:rPr>
          <w:lang w:val="fr-CA"/>
        </w:rPr>
      </w:pPr>
      <w:r>
        <w:rPr>
          <w:lang w:val="fr-CA"/>
        </w:rPr>
        <w:t>Pour la haute priorité, l’écart est de −10,1 points de pourcentage dans le modèle de base (p = 0,008). Il reste négatif dans les autres modèles, mais diminue à −6,8 points avec les contrôles géographiques (p = 0,090) et à −3,9 points avec la pondération égale par Nation (p = 0,338). Il demeure significatif avec les effets fixes d’organisation (−9,5 points ; p = 0,012). Nous ne pouvons donc pas présenter la différence de haute priorité comme un résultat établi dans tous les tests.</w:t>
      </w:r>
    </w:p>
    <w:p w14:paraId="660B6BDD" w14:textId="77777777" w:rsidR="002862B5" w:rsidRDefault="00000000">
      <w:pPr>
        <w:jc w:val="both"/>
        <w:rPr>
          <w:lang w:val="fr-CA"/>
        </w:rPr>
      </w:pPr>
      <w:r>
        <w:rPr>
          <w:lang w:val="fr-CA"/>
        </w:rPr>
        <w:t xml:space="preserve">Ces tests nuancent la réponse aux propositions de départ. Les groupes ne se distinguent pas pour la priorité d’action. Les écarts de statut actif et de haute priorité </w:t>
        <w:lastRenderedPageBreak/>
        <w:t>gardent leur signe, mais ne sont pas établis dans toutes les spécifications. Ces associations ne permettent toujours pas de conclure à un effet causal du FNLM.</w:t>
      </w:r>
    </w:p>
    <w:p w14:paraId="5F35E44F" w14:textId="77777777" w:rsidR="0089432F" w:rsidRPr="00DE3DBA" w:rsidRDefault="00B624A8">
      <w:pPr>
        <w:pStyle w:val="Heading1"/>
        <w:keepNext/>
        <w:keepLines/>
        <w:spacing w:before="0"/>
        <w:rPr>
          <w:lang w:val="fr-CA"/>
        </w:rPr>
      </w:pPr>
      <w:bookmarkStart w:id="123" w:name="_Toc231927735"/>
      <w:bookmarkStart w:id="124" w:name="_Toc235283030"/>
      <w:bookmarkStart w:id="125" w:name="_Toc239784788"/>
      <w:r>
        <w:rPr>
          <w:lang w:val="fr-CA"/>
        </w:rPr>
        <w:t>5. Discussion et limites</w:t>
      </w:r>
      <w:bookmarkEnd w:id="123"/>
      <w:bookmarkEnd w:id="124"/>
      <w:bookmarkEnd w:id="125"/>
    </w:p>
    <w:p w14:paraId="3184A189" w14:textId="77777777" w:rsidR="008D14DA" w:rsidRDefault="00B624A8" w:rsidP="008A1141">
      <w:pPr>
        <w:pStyle w:val="Heading2"/>
        <w:keepNext/>
        <w:keepLines/>
        <w:rPr>
          <w:lang w:val="fr-CA"/>
        </w:rPr>
      </w:pPr>
      <w:bookmarkStart w:id="126" w:name="_Toc231927736"/>
      <w:bookmarkStart w:id="127" w:name="_Toc235283031"/>
      <w:bookmarkStart w:id="128" w:name="_Toc239784789"/>
      <w:r>
        <w:rPr>
          <w:lang w:val="fr-CA"/>
        </w:rPr>
        <w:t>5.1 Synthèse et liens avec la littérature</w:t>
      </w:r>
      <w:bookmarkEnd w:id="126"/>
      <w:bookmarkEnd w:id="127"/>
      <w:bookmarkEnd w:id="128"/>
    </w:p>
    <w:p w14:paraId="4835E1C1" w14:textId="77777777" w:rsidR="008A1141" w:rsidRPr="008A1141" w:rsidRDefault="008D14DA" w:rsidP="008A1141">
      <w:pPr>
        <w:jc w:val="both"/>
        <w:rPr>
          <w:lang w:val="fr-CA"/>
        </w:rPr>
      </w:pPr>
      <w:r>
        <w:rPr>
          <w:lang w:val="fr-CA"/>
        </w:rPr>
        <w:t>Les résultats apportent des réponses différentes aux trois propositions formulées à la section 1.5.</w:t>
      </w:r>
    </w:p>
    <w:p w14:paraId="562292E9" w14:textId="77777777" w:rsidR="008A1141" w:rsidRPr="008A1141" w:rsidRDefault="002360B3" w:rsidP="008A1141">
      <w:pPr>
        <w:jc w:val="both"/>
        <w:rPr>
          <w:lang w:val="fr-CA"/>
        </w:rPr>
      </w:pPr>
      <w:r>
        <w:rPr>
          <w:lang w:val="fr-CA"/>
        </w:rPr>
        <w:t>Pour la première proposition, les sites situés sur réserve sont plus souvent classés prioritaires que les sites hors réserve. En revanche, aucune différence significative n’apparaît entre les réserves FNLM et les autres réserves.</w:t>
      </w:r>
    </w:p>
    <w:p w14:paraId="076AE0C5" w14:textId="77777777" w:rsidR="008A1141" w:rsidRPr="008A1141" w:rsidRDefault="002360B3" w:rsidP="008A1141">
      <w:pPr>
        <w:jc w:val="both"/>
        <w:rPr>
          <w:lang w:val="fr-CA"/>
        </w:rPr>
      </w:pPr>
      <w:r>
        <w:rPr>
          <w:lang w:val="fr-CA"/>
        </w:rPr>
        <w:t>La deuxième proposition ne reçoit cependant pas de réponse claire. Après avoir pris en compte les différences provinciales, les sites FNLM sont plus souvent actifs que les autres réserves. Toutefois, dans l’estimation directe limitée aux sites sur réserve, l’écart est de 5,3 points de pourcentage et n’atteint pas le seuil de 5 % (p = 0,056). Les tests de la section 4.8.10 gardent un écart positif, mais il n’y est établi qu’avec la pondération égale par Nation. Le signe positif ne suffit donc pas à établir une différence au seuil de 5 % dans toutes les spécifications.</w:t>
      </w:r>
    </w:p>
    <w:p w14:paraId="2A3D9D2A" w14:textId="77777777" w:rsidR="008A1141" w:rsidRPr="008A1141" w:rsidRDefault="002360B3" w:rsidP="008A1141">
      <w:pPr>
        <w:jc w:val="both"/>
        <w:rPr>
          <w:lang w:val="fr-CA"/>
        </w:rPr>
      </w:pPr>
      <w:r>
        <w:rPr>
          <w:lang w:val="fr-CA"/>
        </w:rPr>
        <w:t xml:space="preserve">Enfin, la dernière proposition reçoit aussi une réponse mitigée. Pour la haute priorité, les sites FNLM ne se distinguent pas des sites hors réserve. Ils sont toutefois moins souvent classés de haute priorité que les autres sites sur réserve, avec un écart de −10,1 points de pourcentage dans l’estimation directe de base (p = 0,008). Cet écart reste négatif dans les tests sur les seuls sites sur réserve, mais n’atteint plus le seuil de 5 % avec les contrôles géographiques (−6,8 points ; p = 0,090) ou la pondération égale par Nation (−3,9 points ; p = 0,338). Ce résultat est donc sensible à la spécification. </w:t>
      </w:r>
    </w:p>
    <w:p w14:paraId="18C3258F" w14:textId="77777777" w:rsidR="002862B5" w:rsidRDefault="00000000">
      <w:pPr>
        <w:jc w:val="both"/>
        <w:rPr>
          <w:lang w:val="fr-CA"/>
        </w:rPr>
      </w:pPr>
      <w:r>
        <w:rPr>
          <w:lang w:val="fr-CA"/>
        </w:rPr>
        <w:t xml:space="preserve">Les analyses des sections 4.5 à 4.7 complètent ces résultats. Premièrement, les dépenses moyennes de remédiation sont plus faibles dans le groupe FNLM que dans les autres réserves. Les sites FNLM sont aussi moins nombreux à présenter une dépense positive. Cependant, parmi les sites ayant une dépense positive, le montant </w:t>
        <w:lastRenderedPageBreak/>
        <w:t>médian est plus élevé dans le groupe FNLM. Ces résultats ne permettent donc pas de conclure simplement que les sites FNLM reçoivent moins de financement pour des besoins comparables.</w:t>
      </w:r>
    </w:p>
    <w:p w14:paraId="11849580" w14:textId="77777777" w:rsidR="002862B5" w:rsidRDefault="00000000">
      <w:pPr>
        <w:jc w:val="both"/>
        <w:rPr>
          <w:lang w:val="fr-CA"/>
        </w:rPr>
      </w:pPr>
      <w:r>
        <w:rPr>
          <w:lang w:val="fr-CA"/>
        </w:rPr>
        <w:t>Deuxièmement, la nature des contaminants diffère entre les groupes. Parmi les sites renseignés, les hydrocarbures pétroliers sont moins fréquents dans le groupe FNLM que dans les autres réserves, tandis que les métaux et métalloïdes y sont plus fréquents. Les comparaisons portent donc sur des dossiers dont les caractéristiques environnementales ne sont pas identiques.</w:t>
      </w:r>
    </w:p>
    <w:p w14:paraId="26680BF8" w14:textId="77777777" w:rsidR="002862B5" w:rsidRDefault="00000000">
      <w:pPr>
        <w:jc w:val="both"/>
        <w:rPr>
          <w:lang w:val="fr-CA"/>
        </w:rPr>
      </w:pPr>
      <w:r>
        <w:rPr>
          <w:lang w:val="fr-CA"/>
        </w:rPr>
        <w:t>Enfin, le niveau moyen d’étape enregistré est de 4,32 dans le groupe FNLM, contre 4,52 dans les autres réserves. La proportion plus élevée de dossiers actifs ne s’accompagne donc pas d’un niveau moyen d’étape plus élevé. Ce constat invite à rester prudent lorsqu’on associe le statut actif à une meilleure gestion. Comme l’étape enregistrée peut diminuer et que les observations sont incomplètes dans le temps, cette comparaison ne permet pas non plus de conclure que les travaux avancent moins rapidement.</w:t>
      </w:r>
    </w:p>
    <w:p w14:paraId="009FF2FA" w14:textId="77777777" w:rsidR="008A1141" w:rsidRPr="008A1141" w:rsidRDefault="008A1141" w:rsidP="008A1141">
      <w:pPr>
        <w:jc w:val="both"/>
        <w:rPr>
          <w:lang w:val="fr-CA"/>
        </w:rPr>
      </w:pPr>
      <w:r>
        <w:rPr>
          <w:lang w:val="fr-CA"/>
        </w:rPr>
        <w:t>L’analyse porte aussi uniquement sur les sites déjà inscrits au FCSI. Elle ne permet pas de mesurer l’exposition réelle des réserves aux sites contaminés. Pour le faire, il faudrait également inclure les réserves sans site recensé et tenir compte, par exemple, de leur population ou de leur superficie.</w:t>
      </w:r>
    </w:p>
    <w:p w14:paraId="1339180C" w14:textId="77777777" w:rsidR="008A1141" w:rsidRPr="008730B4" w:rsidRDefault="008A1141" w:rsidP="008730B4">
      <w:pPr>
        <w:jc w:val="both"/>
        <w:rPr>
          <w:lang w:val="fr-CA"/>
        </w:rPr>
      </w:pPr>
      <w:r>
        <w:rPr>
          <w:lang w:val="fr-CA"/>
        </w:rPr>
        <w:t>Enfin, les effets fixes pour l’organisation fédérale déclarante modifient grandement les coefficients calculés par rapport aux sites hors réserve, alors que l’écart entre les réserves FNLM et les autres réserves demeure de 9,6 points pour le statut actif dans ce modèle groupé. Dans l’estimation limitée aux réserves, cet écart est plutôt de 4,8 points et n’atteint pas le seuil de 5 % (p = 0,085). L’étude applique le statut FNLM à une nouvelle base de données, mais elle ne reproduit ni l’analyse temporelle, ni la stratégie d’identification de Feir, Jones et Scoones (2024).</w:t>
      </w:r>
    </w:p>
    <w:p w14:paraId="105C32D2" w14:textId="77777777" w:rsidR="0089432F" w:rsidRPr="00DE3DBA" w:rsidRDefault="00B624A8">
      <w:pPr>
        <w:pStyle w:val="Heading3"/>
        <w:keepNext/>
        <w:keepLines/>
        <w:rPr>
          <w:lang w:val="fr-CA"/>
        </w:rPr>
      </w:pPr>
      <w:bookmarkStart w:id="129" w:name="_Toc231927737"/>
      <w:bookmarkStart w:id="130" w:name="_Toc235283032"/>
      <w:bookmarkStart w:id="131" w:name="_Toc239784790"/>
      <w:r>
        <w:rPr>
          <w:lang w:val="fr-CA"/>
        </w:rPr>
        <w:t>5.1.1 Implications théoriques</w:t>
      </w:r>
      <w:bookmarkEnd w:id="129"/>
      <w:bookmarkEnd w:id="130"/>
      <w:bookmarkEnd w:id="131"/>
    </w:p>
    <w:p w14:paraId="3C165295" w14:textId="77777777" w:rsidR="0089432F" w:rsidRPr="00DE3DBA" w:rsidRDefault="00B624A8">
      <w:pPr>
        <w:jc w:val="both"/>
        <w:rPr>
          <w:lang w:val="fr-CA"/>
        </w:rPr>
      </w:pPr>
      <w:r>
        <w:rPr>
          <w:lang w:val="fr-CA"/>
        </w:rPr>
        <w:t xml:space="preserve">Les résultats sont compatibles avec l’idée que la gouvernance locale modifie l’administration des dossiers, sans démontrer que l’autonomie améliore la performance environnementale. Une interprétation compatible avec la théorie ne suffit pas à établir un effet causal. Les sommes nominales et les moyennes par </w:t>
        <w:lastRenderedPageBreak/>
        <w:t>exercice observé sont plus faibles sur les réserves que hors réserve. Le Tableau 4.6 présente les montants nominaux, tandis que la vérification en dollars constants de 2022, présentée à la section 4.5, conserve le même ordre entre les groupes. La moyenne par exercice tient partiellement compte de la durée d’observation. Toutefois, ces comparaisons ne sont pas ajustées pour la taille des sites, leur complexité, l’organisation déclarante ou la responsabilité financière. Parler de sous-financement serait donc prématuré.</w:t>
      </w:r>
    </w:p>
    <w:p w14:paraId="3F6AE75F" w14:textId="77777777" w:rsidR="0089432F" w:rsidRPr="00DE3DBA" w:rsidRDefault="00B624A8">
      <w:pPr>
        <w:jc w:val="both"/>
        <w:rPr>
          <w:lang w:val="fr-CA"/>
        </w:rPr>
      </w:pPr>
      <w:r>
        <w:rPr>
          <w:lang w:val="fr-CA"/>
        </w:rPr>
        <w:t>Le statut actif ne mesure pas la capacité étatique. Tester cette hypothèse demanderait des données que le FCSI ne contient pas, comme les ressources administratives, inspections, délais de traitement, ou résultats environnementaux observés ailleurs.</w:t>
      </w:r>
    </w:p>
    <w:p w14:paraId="033B0361" w14:textId="77777777" w:rsidR="00F627A2" w:rsidRPr="00DE3DBA" w:rsidRDefault="00B624A8">
      <w:pPr>
        <w:pStyle w:val="Heading3"/>
        <w:keepNext/>
        <w:rPr>
          <w:lang w:val="fr-CA"/>
        </w:rPr>
      </w:pPr>
      <w:bookmarkStart w:id="132" w:name="_Toc239784791"/>
      <w:r>
        <w:rPr>
          <w:lang w:val="fr-CA"/>
        </w:rPr>
        <w:t>5.1.2 Mécanismes compatibles et explications concurrentes</w:t>
      </w:r>
      <w:bookmarkEnd w:id="132"/>
    </w:p>
    <w:p w14:paraId="09FD47E1" w14:textId="77777777" w:rsidR="00934148" w:rsidRDefault="008E6E28" w:rsidP="00F1197C">
      <w:pPr>
        <w:jc w:val="both"/>
        <w:rPr>
          <w:lang w:val="fr-CA"/>
        </w:rPr>
      </w:pPr>
      <w:r>
        <w:rPr>
          <w:lang w:val="fr-CA"/>
        </w:rPr>
        <w:t xml:space="preserve">Dans l’estimation directe de base, les sites FNLM présentent moins de dossiers de haute priorité que les autres réserves, ne s’en distinguent pas pour la priorité globale, et en comptent davantage d’actifs sans que cet écart soit établi au seuil de 5 %. Les tests de robustesse montrent toutefois que ces deux écarts varient selon la spécification retenue. Plusieurs explications sont possibles, dont une meilleure coordination, des différences dans l’âge des dossiers ou la sélection particulière des nations qui adhèrent au FNLM. </w:t>
      </w:r>
    </w:p>
    <w:p w14:paraId="54BB3996" w14:textId="77777777" w:rsidR="005450CF" w:rsidRDefault="005450CF" w:rsidP="00F1197C">
      <w:pPr>
        <w:jc w:val="both"/>
        <w:rPr>
          <w:lang w:val="fr-CA"/>
        </w:rPr>
      </w:pPr>
    </w:p>
    <w:p w14:paraId="2D9D1ED4" w14:textId="77777777" w:rsidR="0089276B" w:rsidRDefault="005450CF" w:rsidP="00F1197C">
      <w:pPr>
        <w:jc w:val="both"/>
        <w:rPr>
          <w:lang w:val="fr-CA"/>
        </w:rPr>
      </w:pPr>
      <w:r>
        <w:rPr>
          <w:lang w:val="fr-CA"/>
        </w:rPr>
        <w:t xml:space="preserve">Toutefois, l’âge des dossiers explique difficilement l’ensemble des résultats. Si les sites FNLM étaient simplement plus avancés dans le processus fédéral, leur moindre part de haute priorité en découlerait. Or, la section 4.7 montre l’inverse : l’étape moyenne atteinte y vaut 4,32 contre 4,52 dans les autres réserves, et la part de dossiers ayant atteint l’étape 9 ou plus y est de 18,7 % contre 23,9 %. Les dossiers FNLM sont donc en moyenne moins avancés, tout en étant plus souvent actifs et moins souvent classés de haute priorité. </w:t>
      </w:r>
    </w:p>
    <w:p w14:paraId="7FB4726B" w14:textId="77777777" w:rsidR="008E6E28" w:rsidRPr="008E6E28" w:rsidRDefault="008E6E28" w:rsidP="00F1197C">
      <w:pPr>
        <w:jc w:val="both"/>
        <w:rPr>
          <w:lang w:val="fr-CA"/>
        </w:rPr>
      </w:pPr>
    </w:p>
    <w:p w14:paraId="4896770B" w14:textId="77777777" w:rsidR="00F627A2" w:rsidRDefault="00B624A8">
      <w:pPr>
        <w:pStyle w:val="Lgendetableau"/>
        <w:rPr>
          <w:sz w:val="24"/>
          <w:szCs w:val="24"/>
          <w:lang w:val="fr-CA"/>
        </w:rPr>
      </w:pPr>
      <w:r>
        <w:rPr>
          <w:sz w:val="24"/>
          <w:szCs w:val="24"/>
          <w:lang w:val="fr-CA"/>
        </w:rPr>
        <w:lastRenderedPageBreak/>
        <w:t>Tableau 5.1 : Mécanismes possibles et résultats attendus</w:t>
      </w:r>
    </w:p>
    <w:p w14:paraId="4F61CAB8" w14:textId="77777777" w:rsidR="00DF65EE" w:rsidRPr="00DE3DBA" w:rsidRDefault="00DF65EE">
      <w:pPr>
        <w:keepNext/>
        <w:rPr>
          <w:lang w:val="fr-CA"/>
        </w:rPr>
      </w:pPr>
    </w:p>
    <w:tbl>
      <w:tblPr>
        <w:tblW w:w="9360" w:type="dxa"/>
        <w:jc w:val="center"/>
        <w:tblLayout w:type="fixed"/>
        <w:tblCellMar>
          <w:top w:w="60" w:type="dxa"/>
          <w:left w:w="100" w:type="dxa"/>
          <w:bottom w:w="60" w:type="dxa"/>
          <w:right w:w="100" w:type="dxa"/>
        </w:tblCellMar>
        <w:tblLook w:val="04A0" w:firstRow="1" w:lastRow="0" w:firstColumn="1" w:lastColumn="0" w:noHBand="0" w:noVBand="1"/>
      </w:tblPr>
      <w:tblGrid>
        <w:gridCol w:w="1944"/>
        <w:gridCol w:w="2376"/>
        <w:gridCol w:w="1944"/>
        <w:gridCol w:w="3096"/>
      </w:tblGrid>
      <w:tr w:rsidR="00F627A2" w:rsidRPr="006E12E9" w14:paraId="5674E72D" w14:textId="77777777" w:rsidTr="008E6E28">
        <w:trPr>
          <w:cantSplit/>
          <w:tblHeader/>
          <w:jc w:val="center"/>
        </w:trPr>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5AAD9FE" w14:textId="77777777" w:rsidR="00F627A2" w:rsidRPr="00DE3DBA" w:rsidRDefault="00B624A8">
            <w:r>
              <w:rPr>
                <w:b/>
                <w:sz w:val="18"/>
                <w:szCs w:val="18"/>
              </w:rPr>
              <w:t>Mécanisme</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3679EDB8" w14:textId="77777777" w:rsidR="00F627A2" w:rsidRPr="00DE3DBA" w:rsidRDefault="008E6E28">
            <w:pPr>
              <w:jc w:val="center"/>
              <w:rPr>
                <w:lang w:val="fr-CA"/>
              </w:rPr>
            </w:pPr>
            <w:r>
              <w:rPr>
                <w:b/>
                <w:sz w:val="18"/>
                <w:szCs w:val="18"/>
                <w:lang w:val="fr-CA"/>
              </w:rPr>
              <w:t>Résultats attendus dans le FCSI</w:t>
            </w:r>
          </w:p>
        </w:tc>
        <w:tc>
          <w:tcPr>
            <w:tcW w:w="1944"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7EA17CD6" w14:textId="77777777" w:rsidR="00F627A2" w:rsidRPr="00DE3DBA" w:rsidRDefault="00B624A8">
            <w:pPr>
              <w:jc w:val="center"/>
            </w:pPr>
            <w:r>
              <w:rPr>
                <w:b/>
                <w:sz w:val="18"/>
                <w:szCs w:val="18"/>
              </w:rPr>
              <w:t>Compatibilité avec les résultats</w:t>
            </w:r>
          </w:p>
        </w:tc>
        <w:tc>
          <w:tcPr>
            <w:tcW w:w="309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43F2B82" w14:textId="77777777" w:rsidR="00F627A2" w:rsidRPr="00DE3DBA" w:rsidRDefault="00B624A8">
            <w:pPr>
              <w:jc w:val="center"/>
              <w:rPr>
                <w:lang w:val="fr-CA"/>
              </w:rPr>
            </w:pPr>
            <w:r>
              <w:rPr>
                <w:b/>
                <w:sz w:val="18"/>
                <w:szCs w:val="18"/>
                <w:lang w:val="fr-CA"/>
              </w:rPr>
              <w:t>Donnée nécessaire pour le distinguer</w:t>
            </w:r>
          </w:p>
        </w:tc>
      </w:tr>
      <w:tr w:rsidR="00F627A2" w:rsidRPr="006E12E9" w14:paraId="5AB770D5"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DD59817" w14:textId="77777777" w:rsidR="00F627A2" w:rsidRPr="00DE3DBA" w:rsidRDefault="00B624A8">
            <w:r>
              <w:rPr>
                <w:sz w:val="18"/>
                <w:szCs w:val="18"/>
              </w:rPr>
              <w:t>Sélection dans le FNLM</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6389607" w14:textId="77777777" w:rsidR="00F627A2" w:rsidRPr="00DE3DBA" w:rsidRDefault="00B624A8">
            <w:pPr>
              <w:jc w:val="center"/>
            </w:pPr>
            <w:r>
              <w:rPr>
                <w:sz w:val="18"/>
                <w:szCs w:val="18"/>
              </w:rPr>
              <w:t>Écarts présents avant l’adoption</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3E0650F" w14:textId="77777777" w:rsidR="00F627A2" w:rsidRPr="00DE3DBA" w:rsidRDefault="00B624A8">
            <w:pPr>
              <w:jc w:val="center"/>
            </w:pPr>
            <w:r>
              <w:rPr>
                <w:sz w:val="18"/>
                <w:szCs w:val="18"/>
              </w:rPr>
              <w:t>Plausible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291B41B" w14:textId="77777777" w:rsidR="00F627A2" w:rsidRPr="00DE3DBA" w:rsidRDefault="00B624A8">
            <w:pPr>
              <w:jc w:val="center"/>
              <w:rPr>
                <w:lang w:val="fr-CA"/>
              </w:rPr>
            </w:pPr>
            <w:r>
              <w:rPr>
                <w:sz w:val="18"/>
                <w:szCs w:val="18"/>
                <w:lang w:val="fr-CA"/>
              </w:rPr>
              <w:t>Pré-tendances et caractéristiques antérieures</w:t>
            </w:r>
          </w:p>
        </w:tc>
      </w:tr>
      <w:tr w:rsidR="00F627A2" w:rsidRPr="006E12E9" w14:paraId="1E216A7E"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A70937D" w14:textId="77777777" w:rsidR="00F627A2" w:rsidRPr="00DE3DBA" w:rsidRDefault="00B624A8">
            <w:r>
              <w:rPr>
                <w:sz w:val="18"/>
                <w:szCs w:val="18"/>
              </w:rPr>
              <w:t>Composition des sites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BD702C4" w14:textId="77777777" w:rsidR="00F627A2" w:rsidRPr="00DE3DBA" w:rsidRDefault="00B624A8">
            <w:pPr>
              <w:jc w:val="center"/>
              <w:rPr>
                <w:lang w:val="fr-CA"/>
              </w:rPr>
            </w:pPr>
            <w:r>
              <w:rPr>
                <w:sz w:val="18"/>
                <w:szCs w:val="18"/>
                <w:lang w:val="fr-CA"/>
              </w:rPr>
              <w:t>Types, âge ou complexité différents</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29209AB" w14:textId="77777777" w:rsidR="00F627A2" w:rsidRPr="00DE3DBA" w:rsidRDefault="00B624A8">
            <w:pPr>
              <w:jc w:val="center"/>
            </w:pPr>
            <w:r>
              <w:rPr>
                <w:sz w:val="18"/>
                <w:szCs w:val="18"/>
              </w:rPr>
              <w:t>Plausible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789D79D" w14:textId="77777777" w:rsidR="00F627A2" w:rsidRPr="00DE3DBA" w:rsidRDefault="00B624A8">
            <w:pPr>
              <w:jc w:val="center"/>
              <w:rPr>
                <w:lang w:val="fr-CA"/>
              </w:rPr>
            </w:pPr>
            <w:r>
              <w:rPr>
                <w:sz w:val="18"/>
                <w:szCs w:val="18"/>
                <w:lang w:val="fr-CA"/>
              </w:rPr>
              <w:t>Contrôles détaillés au niveau du site</w:t>
            </w:r>
          </w:p>
        </w:tc>
      </w:tr>
      <w:tr w:rsidR="00F627A2" w:rsidRPr="006E12E9" w14:paraId="5259F962"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2FF300E" w14:textId="77777777" w:rsidR="00F627A2" w:rsidRPr="00DE3DBA" w:rsidRDefault="00B624A8">
            <w:r>
              <w:rPr>
                <w:sz w:val="18"/>
                <w:szCs w:val="18"/>
              </w:rPr>
              <w:t>Pratiques de déclaration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2E3391E" w14:textId="77777777" w:rsidR="00F627A2" w:rsidRPr="00DE3DBA" w:rsidRDefault="00B624A8">
            <w:pPr>
              <w:jc w:val="center"/>
              <w:rPr>
                <w:lang w:val="fr-CA"/>
              </w:rPr>
            </w:pPr>
            <w:r>
              <w:rPr>
                <w:sz w:val="18"/>
                <w:szCs w:val="18"/>
                <w:lang w:val="fr-CA"/>
              </w:rPr>
              <w:t>Statuts liés à l’organisation fédérale responsable</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212F7F0" w14:textId="77777777" w:rsidR="00F627A2" w:rsidRPr="00DE3DBA" w:rsidRDefault="00B624A8">
            <w:pPr>
              <w:jc w:val="center"/>
            </w:pPr>
            <w:r>
              <w:rPr>
                <w:sz w:val="18"/>
                <w:szCs w:val="18"/>
              </w:rPr>
              <w:t>Sensibilité observée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CBE79F9" w14:textId="77777777" w:rsidR="00F627A2" w:rsidRPr="00DE3DBA" w:rsidRDefault="00B624A8">
            <w:pPr>
              <w:jc w:val="center"/>
              <w:rPr>
                <w:lang w:val="fr-CA"/>
              </w:rPr>
            </w:pPr>
            <w:r>
              <w:rPr>
                <w:sz w:val="18"/>
                <w:szCs w:val="18"/>
                <w:lang w:val="fr-CA"/>
              </w:rPr>
              <w:t>Historique des organisations déclarantes et règles de codage</w:t>
            </w:r>
          </w:p>
        </w:tc>
      </w:tr>
      <w:tr w:rsidR="008E6E28" w:rsidRPr="006E12E9" w14:paraId="414E7FB5"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C0F9B8" w14:textId="77777777" w:rsidR="008E6E28" w:rsidRPr="008E6E28" w:rsidRDefault="008E6E28" w:rsidP="00B624A8">
            <w:pPr>
              <w:rPr>
                <w:sz w:val="18"/>
                <w:szCs w:val="18"/>
              </w:rPr>
            </w:pPr>
            <w:r>
              <w:rPr>
                <w:sz w:val="18"/>
                <w:szCs w:val="18"/>
              </w:rPr>
              <w:t>Détection et suivi locaux</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638EEDE" w14:textId="77777777" w:rsidR="008E6E28" w:rsidRPr="008E6E28" w:rsidRDefault="008E6E28" w:rsidP="00B624A8">
            <w:pPr>
              <w:jc w:val="center"/>
              <w:rPr>
                <w:sz w:val="18"/>
                <w:szCs w:val="18"/>
                <w:lang w:val="fr-CA"/>
              </w:rPr>
            </w:pPr>
            <w:r>
              <w:rPr>
                <w:sz w:val="18"/>
                <w:szCs w:val="18"/>
                <w:lang w:val="fr-CA"/>
              </w:rPr>
              <w:t>Plus d’inscriptions documentées et de dossiers actifs</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130B17C" w14:textId="77777777" w:rsidR="008E6E28" w:rsidRPr="008E6E28" w:rsidRDefault="008E6E28" w:rsidP="00B624A8">
            <w:pPr>
              <w:jc w:val="center"/>
              <w:rPr>
                <w:sz w:val="18"/>
                <w:szCs w:val="18"/>
              </w:rPr>
            </w:pPr>
            <w:r>
              <w:rPr>
                <w:sz w:val="18"/>
                <w:szCs w:val="18"/>
              </w:rPr>
              <w:t>Compatible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415BF09" w14:textId="77777777" w:rsidR="008E6E28" w:rsidRPr="008E6E28" w:rsidRDefault="008E6E28" w:rsidP="00B624A8">
            <w:pPr>
              <w:jc w:val="center"/>
              <w:rPr>
                <w:sz w:val="18"/>
                <w:szCs w:val="18"/>
                <w:lang w:val="fr-CA"/>
              </w:rPr>
            </w:pPr>
            <w:r>
              <w:rPr>
                <w:sz w:val="18"/>
                <w:szCs w:val="18"/>
                <w:lang w:val="fr-CA"/>
              </w:rPr>
              <w:t>Historique des inspections et dates de changement de statut</w:t>
            </w:r>
          </w:p>
        </w:tc>
      </w:tr>
      <w:tr w:rsidR="008E6E28" w:rsidRPr="006E12E9" w14:paraId="797E2BAE" w14:textId="77777777" w:rsidTr="008E6E28">
        <w:trPr>
          <w:cantSplit/>
          <w:jc w:val="center"/>
        </w:trPr>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7B860882" w14:textId="77777777" w:rsidR="008E6E28" w:rsidRPr="008E6E28" w:rsidRDefault="008E6E28" w:rsidP="00B624A8">
            <w:pPr>
              <w:rPr>
                <w:sz w:val="18"/>
                <w:szCs w:val="18"/>
              </w:rPr>
            </w:pPr>
            <w:r>
              <w:rPr>
                <w:sz w:val="18"/>
                <w:szCs w:val="18"/>
              </w:rPr>
              <w:t>Évolution des étapes enregistrées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001678C" w14:textId="77777777" w:rsidR="008E6E28" w:rsidRPr="008E6E28" w:rsidRDefault="008E6E28" w:rsidP="00B624A8">
            <w:pPr>
              <w:jc w:val="center"/>
              <w:rPr>
                <w:sz w:val="18"/>
                <w:szCs w:val="18"/>
                <w:lang w:val="fr-CA"/>
              </w:rPr>
            </w:pPr>
            <w:r>
              <w:rPr>
                <w:sz w:val="18"/>
                <w:szCs w:val="18"/>
                <w:lang w:val="fr-CA"/>
              </w:rPr>
              <w:t>Changements d’étape et fermetures après adoption</w:t>
            </w:r>
          </w:p>
        </w:tc>
        <w:tc>
          <w:tcPr>
            <w:tcW w:w="1944"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0EE5DAC" w14:textId="77777777" w:rsidR="008E6E28" w:rsidRPr="008E6E28" w:rsidRDefault="008E6E28" w:rsidP="00B624A8">
            <w:pPr>
              <w:jc w:val="center"/>
              <w:rPr>
                <w:sz w:val="18"/>
                <w:szCs w:val="18"/>
              </w:rPr>
            </w:pPr>
            <w:r>
              <w:rPr>
                <w:sz w:val="18"/>
                <w:szCs w:val="18"/>
              </w:rPr>
              <w:t>Non établie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8C53F8" w14:textId="77777777" w:rsidR="008E6E28" w:rsidRPr="008E6E28" w:rsidRDefault="008E6E28" w:rsidP="00B624A8">
            <w:pPr>
              <w:jc w:val="center"/>
              <w:rPr>
                <w:sz w:val="18"/>
                <w:szCs w:val="18"/>
                <w:lang w:val="fr-CA"/>
              </w:rPr>
            </w:pPr>
            <w:r>
              <w:rPr>
                <w:sz w:val="18"/>
                <w:szCs w:val="18"/>
                <w:lang w:val="fr-CA"/>
              </w:rPr>
              <w:t>Panel complet des transitions et dates d’adoption</w:t>
            </w:r>
          </w:p>
        </w:tc>
      </w:tr>
    </w:tbl>
    <w:p w14:paraId="785EA333" w14:textId="77777777" w:rsidR="001D1E59" w:rsidRDefault="00000000">
      <w:pPr>
        <w:spacing w:after="180" w:line="240" w:lineRule="auto"/>
        <w:rPr>
          <w:sz w:val="18"/>
          <w:szCs w:val="18"/>
          <w:lang w:val="fr-CA"/>
        </w:rPr>
      </w:pPr>
      <w:r>
        <w:rPr>
          <w:sz w:val="18"/>
          <w:szCs w:val="18"/>
          <w:lang w:val="fr-CA"/>
        </w:rPr>
        <w:t>Source : élaboration de l’auteur.</w:t>
      </w:r>
    </w:p>
    <w:p w14:paraId="61A7D86E" w14:textId="77777777" w:rsidR="0089276B" w:rsidRPr="00DE3DBA" w:rsidRDefault="0089276B" w:rsidP="00F1197C">
      <w:pPr>
        <w:jc w:val="both"/>
        <w:rPr>
          <w:lang w:val="fr-CA"/>
        </w:rPr>
      </w:pPr>
    </w:p>
    <w:p w14:paraId="7F26EC5E" w14:textId="77777777" w:rsidR="00F627A2" w:rsidRDefault="00B624A8" w:rsidP="00F1197C">
      <w:pPr>
        <w:jc w:val="both"/>
        <w:rPr>
          <w:lang w:val="fr-CA"/>
        </w:rPr>
      </w:pPr>
      <w:r>
        <w:rPr>
          <w:lang w:val="fr-CA"/>
        </w:rPr>
        <w:t>Le mécanisme de détection illustre bien cette ambiguïté. Une nation qui repère plus rapidement un problème peut afficher, temporairement, davantage de sites actifs. Cette hausse peut venir du fait que les dossiers deviennent visibles et passent à une étape administrative supérieure, sans que l’environnement se dégrade. À l’inverse, une faible proportion de sites actifs peut correspondre à de nombreuses fermetures réussies, à une mise à jour moins fréquente ou à des sites jamais inscrits. Sans information sur la trajectoire du dossier, un même statut ne permet donc pas de juger de la qualité de la gestion dans tous les cas. SAC est par ailleurs l’organisation déclarante de la très grande majorité des sites sur réserve, et son inclusion absorbe une partie importante de la différence entre territoires. Il est impossible, avec la coupe transversale, de déterminer si ce champ est un facteur institutionnel antérieur, une composante du mécanisme administratif ou une caractéristique presque colinéaire au statut de réserve. Cette spécification sert donc à diagnostiquer la sensibilité des résultats, non à remplacer le modèle principal.</w:t>
      </w:r>
    </w:p>
    <w:p w14:paraId="1346CE62" w14:textId="77777777" w:rsidR="00E15FA0" w:rsidRPr="00DE3DBA" w:rsidRDefault="00E15FA0" w:rsidP="00F1197C">
      <w:pPr>
        <w:jc w:val="both"/>
        <w:rPr>
          <w:lang w:val="fr-CA"/>
        </w:rPr>
      </w:pPr>
    </w:p>
    <w:p w14:paraId="1E683F60" w14:textId="77777777" w:rsidR="00F627A2" w:rsidRPr="00DE3DBA" w:rsidRDefault="00E15FA0" w:rsidP="00F1197C">
      <w:pPr>
        <w:jc w:val="both"/>
        <w:rPr>
          <w:lang w:val="fr-CA"/>
        </w:rPr>
      </w:pPr>
      <w:r>
        <w:rPr>
          <w:lang w:val="fr-CA"/>
        </w:rPr>
        <w:t>L’analyse montre comment les dossiers recensés se répartissent entre les catégories, sans expliquer pourquoi. Plusieurs mécanismes sont possibles, mais aucun n’est démontré. Les explications envisagées restent donc distinctes des résultats observés.</w:t>
      </w:r>
    </w:p>
    <w:p w14:paraId="2053FB14" w14:textId="77777777" w:rsidR="0089432F" w:rsidRPr="00DE3DBA" w:rsidRDefault="00B624A8">
      <w:pPr>
        <w:pStyle w:val="Heading2"/>
        <w:keepNext/>
        <w:keepLines/>
        <w:rPr>
          <w:lang w:val="fr-CA"/>
        </w:rPr>
      </w:pPr>
      <w:bookmarkStart w:id="133" w:name="_Toc231927738"/>
      <w:bookmarkStart w:id="134" w:name="_Toc235283033"/>
      <w:bookmarkStart w:id="135" w:name="_Toc239784792"/>
      <w:r>
        <w:rPr>
          <w:lang w:val="fr-CA"/>
        </w:rPr>
        <w:t>5.2 Limites méthodologiques</w:t>
      </w:r>
      <w:bookmarkEnd w:id="133"/>
      <w:bookmarkEnd w:id="134"/>
      <w:bookmarkEnd w:id="135"/>
    </w:p>
    <w:p w14:paraId="50D3E064" w14:textId="77777777" w:rsidR="0089432F" w:rsidRPr="006345B3" w:rsidRDefault="006345B3">
      <w:pPr>
        <w:jc w:val="both"/>
        <w:rPr>
          <w:lang w:val="fr-CA"/>
        </w:rPr>
      </w:pPr>
      <w:r>
        <w:rPr>
          <w:lang w:val="fr-CA"/>
        </w:rPr>
        <w:t>Les estimations rapportent des associations et non un effet causal du FNLM. L’adhésion volontaire, la causalité inverse, les facteurs non observés et la sélection des sites inscrits au FCSI limitent l’interprétation des résultats.</w:t>
      </w:r>
    </w:p>
    <w:p w14:paraId="6B544A05" w14:textId="77777777" w:rsidR="0089432F" w:rsidRPr="00DE3DBA" w:rsidRDefault="00B624A8">
      <w:pPr>
        <w:pStyle w:val="Heading3"/>
        <w:keepNext/>
        <w:keepLines/>
        <w:rPr>
          <w:lang w:val="fr-CA"/>
        </w:rPr>
      </w:pPr>
      <w:bookmarkStart w:id="136" w:name="_Toc231927739"/>
      <w:bookmarkStart w:id="137" w:name="_Toc235283034"/>
      <w:bookmarkStart w:id="138" w:name="_Toc239784793"/>
      <w:r>
        <w:rPr>
          <w:lang w:val="fr-CA"/>
        </w:rPr>
        <w:t>5.2.1 Endogénéité et auto-sélection</w:t>
      </w:r>
      <w:bookmarkEnd w:id="136"/>
      <w:bookmarkEnd w:id="137"/>
      <w:bookmarkEnd w:id="138"/>
    </w:p>
    <w:p w14:paraId="1BA89F06" w14:textId="77777777" w:rsidR="004B62E1" w:rsidRDefault="00B624A8">
      <w:pPr>
        <w:jc w:val="both"/>
        <w:rPr>
          <w:lang w:val="fr-CA"/>
        </w:rPr>
      </w:pPr>
      <w:r>
        <w:rPr>
          <w:lang w:val="fr-CA"/>
        </w:rPr>
        <w:t xml:space="preserve">Les nations qui adhèrent au FNLM peuvent différer des autres par leur taille, leur capacité administrative, leur développement économique, leurs activités historiques et leurs enjeux environnementaux. Ces facteurs peuvent aussi influencer les classifications et les statuts du FCSI, si bien que les coefficients ne mesurent pas l’effet propre du régime. Le Tableau 3.5 décrit plusieurs différences observées entre les groupes. Les sites des réserves FNLM comptent en moyenne 596 personnes dans un rayon d’un kilomètre contre 212 ailleurs, et l’écart normalisé de latitude atteint 0,66. Les données montrent donc des différences observables entre les groupes, sans établir qu’elles existaient avant l’adhésion ni mesurer directement le mécanisme de sélection. La décomposition de la section 4.8.5 fait apparaître une hétérogénéité entre cohortes, mais pour la seule haute priorité. </w:t>
      </w:r>
    </w:p>
    <w:p w14:paraId="2EE970BD" w14:textId="77777777" w:rsidR="0089432F" w:rsidRPr="00DE3DBA" w:rsidRDefault="004B62E1">
      <w:pPr>
        <w:jc w:val="both"/>
        <w:rPr>
          <w:lang w:val="fr-CA"/>
        </w:rPr>
      </w:pPr>
      <w:r>
        <w:rPr>
          <w:lang w:val="fr-CA"/>
        </w:rPr>
        <w:t>L’analyse temporelle, fondée sur les dates disponibles et la variable higheststepcompleted, ne révèle aucun coefficient significatif. Puisque 358 diminutions sont observées sur 345 sites dans l’échantillon temporel de 4 290 sites, la variable ne représente pas automatiquement une progression physique. Une analyse causale crédible exigerait une base complète des dates, un historique interprétable des changements d’étape, un panel et des méthodes adaptées à l’adoption échelonnée.</w:t>
      </w:r>
    </w:p>
    <w:p w14:paraId="4C96C80B" w14:textId="77777777" w:rsidR="0089432F" w:rsidRPr="00DE3DBA" w:rsidRDefault="00B624A8">
      <w:pPr>
        <w:pStyle w:val="Heading3"/>
        <w:keepNext/>
        <w:keepLines/>
        <w:rPr>
          <w:lang w:val="fr-CA"/>
        </w:rPr>
      </w:pPr>
      <w:bookmarkStart w:id="139" w:name="_Toc231927740"/>
      <w:bookmarkStart w:id="140" w:name="_Toc235283035"/>
      <w:bookmarkStart w:id="141" w:name="_Toc239784794"/>
      <w:r>
        <w:rPr>
          <w:lang w:val="fr-CA"/>
        </w:rPr>
        <w:t>5.2.2 Biais de détection</w:t>
      </w:r>
      <w:bookmarkEnd w:id="139"/>
      <w:bookmarkEnd w:id="140"/>
      <w:bookmarkEnd w:id="141"/>
    </w:p>
    <w:p w14:paraId="4F852F7A" w14:textId="77777777" w:rsidR="0089432F" w:rsidRPr="00DE3DBA" w:rsidRDefault="00B624A8">
      <w:pPr>
        <w:jc w:val="both"/>
        <w:rPr>
          <w:lang w:val="fr-CA"/>
        </w:rPr>
      </w:pPr>
      <w:r>
        <w:rPr>
          <w:lang w:val="fr-CA"/>
        </w:rPr>
        <w:t xml:space="preserve">Le FCSI ne recense que les sites connus ou étudiés par les organisations fédérales. Les différences d’inspection, de déclaration ou de mise à jour peuvent donc modifier la </w:t>
        <w:lastRenderedPageBreak/>
        <w:t>probabilité qu’un site apparaisse dans l’inventaire, ainsi que son statut enregistré. Le sens de ce biais reste indéterminé. Les modèles comparent uniquement les classifications et les statuts des sites recensés. Ils ne mesurent pas la probabilité qu’une réserve abrite un site contaminé. Une analyse à l’échelle réserve-année devrait inclure explicitement les zéros.</w:t>
      </w:r>
    </w:p>
    <w:p w14:paraId="437B4139" w14:textId="77777777" w:rsidR="0089432F" w:rsidRPr="00DE3DBA" w:rsidRDefault="00B624A8">
      <w:pPr>
        <w:pStyle w:val="Heading3"/>
        <w:keepNext/>
        <w:keepLines/>
        <w:rPr>
          <w:lang w:val="fr-CA"/>
        </w:rPr>
      </w:pPr>
      <w:bookmarkStart w:id="142" w:name="_Toc231927741"/>
      <w:bookmarkStart w:id="143" w:name="_Toc235283036"/>
      <w:bookmarkStart w:id="144" w:name="_Toc239784795"/>
      <w:r>
        <w:rPr>
          <w:lang w:val="fr-CA"/>
        </w:rPr>
        <w:t>5.2.3 Erreur de mesure dans l’indicateur FNLM</w:t>
      </w:r>
      <w:bookmarkEnd w:id="142"/>
      <w:bookmarkEnd w:id="143"/>
      <w:bookmarkEnd w:id="144"/>
    </w:p>
    <w:p w14:paraId="6A8202BE" w14:textId="77777777" w:rsidR="0089432F" w:rsidRPr="00DE3DBA" w:rsidRDefault="00B624A8">
      <w:pPr>
        <w:jc w:val="both"/>
        <w:rPr>
          <w:lang w:val="fr-CA"/>
        </w:rPr>
      </w:pPr>
      <w:commentRangeStart w:id="167"/>
      <w:r>
        <w:rPr>
          <w:lang w:val="fr-CA"/>
        </w:rPr>
        <w:t xml:space="preserve">L’indicateur transversal applique le statut LABRC </w:t>
      </w:r>
      <w:del w:id="9041" w:author="Claude (vérification)" w:date="2026-10-01T00:00:00Z">
        <w:r>
          <w:rPr>
            <w:lang w:val="fr-CA"/>
          </w:rPr>
          <w:delText xml:space="preserve">consulté le 21 juillet</w:delText>
        </w:r>
      </w:del>
      <w:ins w:id="9042" w:author="Claude (vérification)" w:date="2026-10-01T00:00:00Z">
        <w:r>
          <w:rPr>
            <w:lang w:val="fr-CA"/>
          </w:rPr>
          <w:t xml:space="preserve">arrêté au 11 mars</w:t>
        </w:r>
      </w:ins>
      <w:r>
        <w:rPr>
          <w:lang w:val="fr-CA"/>
        </w:rPr>
        <w:t xml:space="preserve"> 2026 à un fichier allant jusqu’en 2022-2023. Certaines nations sont donc classées FNLM trop tôt. L’extension temporelle corrige le problème pour 919 sites ; 213 restent sans date. La section 4.8.4 mesure cette source d’erreur en reclassant ces 213 sites parmi les autres réserves ou en les retirant de l’échantillon ; dans les deux cas, les écarts estimés se renforcent plutôt qu’ils ne s’atténuent. </w:t>
      </w:r>
      <w:del w:id="9043" w:author="Claude (vérification)" w:date="2026-10-01T00:00:00Z">
        <w:r>
          <w:rPr>
            <w:lang w:val="fr-CA"/>
          </w:rPr>
          <w:delText xml:space="preserve">Elle documente aussi le conflit de source concernant Scugog Island et Muskoday, soit juillet 1999 dans la table historique SAC/SIC contre le 1er janvier 2000 dans l’annexe législative</w:delText>
        </w:r>
      </w:del>
      <w:ins w:id="9044" w:author="Claude (vérification)" w:date="2026-10-01T00:00:00Z">
        <w:r>
          <w:rPr>
            <w:lang w:val="fr-CA"/>
          </w:rPr>
          <w:t xml:space="preserve">Les sources divergent par ailleurs pour Scugog Island et Muskoday : juillet 1999 dans la table historique de SAC/SIC, contre le 1er janvier 2000 dans l’annexe législative, date retenue par l’analyse</w:t>
        </w:r>
      </w:ins>
      <w:r>
        <w:rPr>
          <w:lang w:val="fr-CA"/>
        </w:rPr>
        <w:t xml:space="preserve">.</w:t>
      </w:r>
      <w:commentRangeEnd w:id="167"/>
      <w:r>
        <w:rPr>
          <w:rStyle w:val="CommentReference"/>
        </w:rPr>
        <w:commentReference w:id="167"/>
      </w:r>
    </w:p>
    <w:p w14:paraId="18B02777" w14:textId="77777777" w:rsidR="0089432F" w:rsidRPr="00DE3DBA" w:rsidRDefault="00B624A8">
      <w:pPr>
        <w:pStyle w:val="Heading3"/>
        <w:keepNext/>
        <w:keepLines/>
        <w:rPr>
          <w:lang w:val="fr-CA"/>
        </w:rPr>
      </w:pPr>
      <w:bookmarkStart w:id="145" w:name="_Toc231927742"/>
      <w:bookmarkStart w:id="146" w:name="_Toc235283037"/>
      <w:bookmarkStart w:id="147" w:name="_Toc239784796"/>
      <w:r>
        <w:rPr>
          <w:lang w:val="fr-CA"/>
        </w:rPr>
        <w:t>5.2.4 Variables omises</w:t>
      </w:r>
      <w:bookmarkEnd w:id="145"/>
      <w:bookmarkEnd w:id="146"/>
      <w:bookmarkEnd w:id="147"/>
    </w:p>
    <w:p w14:paraId="38E6BE0C" w14:textId="77777777" w:rsidR="00FD220A" w:rsidRDefault="00B624A8">
      <w:pPr>
        <w:jc w:val="both"/>
        <w:rPr>
          <w:lang w:val="fr-CA"/>
        </w:rPr>
      </w:pPr>
      <w:r>
        <w:rPr>
          <w:lang w:val="fr-CA"/>
        </w:rPr>
        <w:t xml:space="preserve">Le modèle principal ne contrôle que la province. La section 4.8.7 y ajoute la population environnante, la latitude et la longitude. Dans le modèle groupé, les écarts se maintiennent, mais celui du statut actif perd environ un cinquième de son amplitude une fois ces contrôles ajoutés. Dans les modèles limités aux réserves de la section 4.8.10, les écarts de statut actif et de haute priorité ne sont plus significatifs au seuil de 5 % avec ces contrôles. Les différences géographiques sont donc associées à une partie des écarts estimés, sans permettre de séparer leur rôle de celui du régime foncier. De plus, plusieurs facteurs ne sont pas pris en compte, notamment la superficie, l’isolement, l’activité historique, l’ancienneté du site et les ressources administratives. Leur omission limite l’interprétation causale. L’ajout de l’organisation déclarante modifie par ailleurs fortement certains coefficients, </w:t>
      </w:r>
      <w:del w:id="9045" w:author="Claude (vérification)" w:date="2026-10-01T00:00:00Z">
        <w:r>
          <w:rPr>
            <w:lang w:val="fr-CA"/>
          </w:rPr>
          <w:delText xml:space="preserve">surtout celui du statut actif pour le groupe FNLM</w:delText>
        </w:r>
      </w:del>
      <w:ins w:id="9046" w:author="Claude (vérification)" w:date="2026-10-01T00:00:00Z">
        <w:r>
          <w:rPr>
            <w:lang w:val="fr-CA"/>
          </w:rPr>
          <w:t xml:space="preserve">notamment ceux du groupe FNLM pour le statut actif et la haute priorité</w:t>
        </w:r>
      </w:ins>
      <w:r>
        <w:rPr>
          <w:lang w:val="fr-CA"/>
        </w:rPr>
        <w:t xml:space="preserve">. Puisque cette organisation est liée au type de territoire, ce test montre surtout que l’association est sensible sans résoudre l’endogénéité.</w:t>
      </w:r>
    </w:p>
    <w:p w14:paraId="0715A695" w14:textId="77777777" w:rsidR="0089432F" w:rsidRPr="00DE3DBA" w:rsidRDefault="00FD220A">
      <w:pPr>
        <w:jc w:val="both"/>
        <w:rPr>
          <w:lang w:val="fr-CA"/>
        </w:rPr>
      </w:pPr>
      <w:r>
        <w:rPr>
          <w:lang w:val="fr-CA"/>
        </w:rPr>
        <w:t xml:space="preserve">Idéalement, il faudrait fusionner le FCSI avec des données du recensement au niveau des subdivisions de recensement (CSD), comme le font Feir et al. (2024) pour leur </w:t>
        <w:lastRenderedPageBreak/>
        <w:t>étude de la taxation. Cela permettrait d’ajouter des contrôles socio-économiques et d’explorer l’hétérogénéité selon les caractéristiques des communautés. Une telle fusion se heurterait aux difficultés d’appariement entre réserves et CSD, ainsi qu’aux problèmes de disponibilité, d’arrondissement ou de suppression de certaines cellules dans les petites communautés. Enfin, le FCSI ne couvre que les sites relevant de responsabilités fédérales et ses conclusions ne s’étendent pas aux responsabilités provinciales ou privées.</w:t>
      </w:r>
    </w:p>
    <w:p w14:paraId="64A45BE6" w14:textId="77777777" w:rsidR="00F627A2" w:rsidRPr="00DE3DBA" w:rsidRDefault="00B624A8">
      <w:pPr>
        <w:pStyle w:val="Heading3"/>
        <w:keepNext/>
        <w:rPr>
          <w:lang w:val="fr-CA"/>
        </w:rPr>
      </w:pPr>
      <w:bookmarkStart w:id="148" w:name="_Toc239784797"/>
      <w:r>
        <w:rPr>
          <w:lang w:val="fr-CA"/>
        </w:rPr>
        <w:t>5.2.5 Validité interne, validité de construit et portée externe</w:t>
      </w:r>
      <w:bookmarkEnd w:id="148"/>
    </w:p>
    <w:p w14:paraId="1066621F" w14:textId="77777777" w:rsidR="00F627A2" w:rsidRPr="00D43AC6" w:rsidRDefault="00B624A8" w:rsidP="00F1197C">
      <w:pPr>
        <w:jc w:val="both"/>
        <w:rPr>
          <w:lang w:val="fr-CA"/>
        </w:rPr>
      </w:pPr>
      <w:commentRangeStart w:id="168"/>
      <w:r>
        <w:rPr>
          <w:lang w:val="fr-CA"/>
        </w:rPr>
        <w:t>Chaque limite menace un type de conclusion différent. La priorité, le statut actif et l’étape atteinte sont des indicateurs administratifs. Ils ne mesurent pas la contamination, le risque sanitaire ou la performance gouvernementale. L’auto-sélection, les variables omises, la causalité inverse et les dates incomplètes interdisent pour leur part d’attribuer les écarts au FNLM. Et comme l’analyse ne porte que sur les sites recensés au FCSI, ses résultats ne valent ni pour toutes les réserves ni pour tous les sites potentiellement contaminés.</w:t>
      </w:r>
      <w:ins w:id="9047" w:author="Claude (vérification)" w:date="2026-10-01T00:00:00Z">
        <w:r>
          <w:rPr>
            <w:lang w:val="fr-CA"/>
          </w:rPr>
          <w:t xml:space="preserve"> Enfin, aucune correction pour tests multiples n’est appliquée. Avec trois issues et une quinzaine de spécifications de robustesse, un résultat significatif isolé, comme l’écart de statut actif avec pondération égale (p = 0,013), doit être lu avec prudence.</w:t>
        </w:r>
      </w:ins>
      <w:commentRangeEnd w:id="168"/>
      <w:r>
        <w:rPr>
          <w:rStyle w:val="CommentReference"/>
        </w:rPr>
        <w:commentReference w:id="168"/>
      </w:r>
    </w:p>
    <w:p w14:paraId="42CEF164" w14:textId="77777777" w:rsidR="00696593" w:rsidRPr="00DE3DBA" w:rsidRDefault="00696593" w:rsidP="00F1197C">
      <w:pPr>
        <w:jc w:val="both"/>
        <w:rPr>
          <w:lang w:val="fr-CA"/>
        </w:rPr>
      </w:pPr>
    </w:p>
    <w:p w14:paraId="180F50AA" w14:textId="77777777" w:rsidR="0037500E" w:rsidRDefault="00B624A8">
      <w:pPr>
        <w:pStyle w:val="Lgendetableau"/>
        <w:rPr>
          <w:sz w:val="24"/>
          <w:szCs w:val="24"/>
          <w:lang w:val="fr-CA"/>
        </w:rPr>
      </w:pPr>
      <w:r>
        <w:rPr>
          <w:sz w:val="24"/>
          <w:szCs w:val="24"/>
          <w:lang w:val="fr-CA"/>
        </w:rPr>
        <w:t>Tableau 5.2 : Menaces à la validité, conséquences et réponses du rapport</w:t>
      </w:r>
    </w:p>
    <w:p w14:paraId="1E963A3D" w14:textId="77777777" w:rsidR="00EE3804" w:rsidRPr="00DF65EE" w:rsidRDefault="00EE3804">
      <w:pPr>
        <w:keepNext/>
        <w:rPr>
          <w:b/>
          <w:bCs/>
          <w:lang w:val="fr-CA"/>
        </w:rPr>
      </w:pP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512"/>
        <w:gridCol w:w="2376"/>
        <w:gridCol w:w="2376"/>
        <w:gridCol w:w="3096"/>
      </w:tblGrid>
      <w:tr w:rsidR="00F627A2" w:rsidRPr="00DE3DBA" w14:paraId="0E38414C" w14:textId="77777777">
        <w:trPr>
          <w:cantSplit/>
          <w:tblHeader/>
          <w:jc w:val="center"/>
        </w:trPr>
        <w:tc>
          <w:tcPr>
            <w:tcW w:w="1512"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0444FDA5" w14:textId="77777777" w:rsidR="00F627A2" w:rsidRPr="00DE3DBA" w:rsidRDefault="00B624A8">
            <w:r>
              <w:rPr>
                <w:b/>
                <w:sz w:val="18"/>
                <w:szCs w:val="18"/>
              </w:rPr>
              <w:t>Dimension</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5C3615B" w14:textId="77777777" w:rsidR="00F627A2" w:rsidRPr="00DE3DBA" w:rsidRDefault="00B624A8">
            <w:pPr>
              <w:jc w:val="center"/>
            </w:pPr>
            <w:r>
              <w:rPr>
                <w:b/>
                <w:sz w:val="18"/>
                <w:szCs w:val="18"/>
              </w:rPr>
              <w:t>Menace principale</w:t>
            </w:r>
          </w:p>
        </w:tc>
        <w:tc>
          <w:tcPr>
            <w:tcW w:w="237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137AC5AA" w14:textId="77777777" w:rsidR="00F627A2" w:rsidRPr="00DE3DBA" w:rsidRDefault="00B624A8">
            <w:pPr>
              <w:jc w:val="center"/>
            </w:pPr>
            <w:r>
              <w:rPr>
                <w:b/>
                <w:sz w:val="18"/>
                <w:szCs w:val="18"/>
              </w:rPr>
              <w:t>Conséquence</w:t>
            </w:r>
          </w:p>
        </w:tc>
        <w:tc>
          <w:tcPr>
            <w:tcW w:w="3096" w:type="dxa"/>
            <w:tcBorders>
              <w:top w:val="single" w:sz="2" w:space="0" w:color="999999"/>
              <w:left w:val="single" w:sz="2" w:space="0" w:color="999999"/>
              <w:bottom w:val="single" w:sz="2" w:space="0" w:color="999999"/>
              <w:right w:val="single" w:sz="2" w:space="0" w:color="999999"/>
            </w:tcBorders>
            <w:shd w:val="clear" w:color="auto" w:fill="D5E8F0"/>
            <w:tcMar>
              <w:top w:w="70" w:type="dxa"/>
              <w:left w:w="90" w:type="dxa"/>
              <w:bottom w:w="70" w:type="dxa"/>
              <w:right w:w="90" w:type="dxa"/>
            </w:tcMar>
            <w:vAlign w:val="center"/>
          </w:tcPr>
          <w:p w14:paraId="67FDC9EC" w14:textId="77777777" w:rsidR="00F627A2" w:rsidRPr="00DE3DBA" w:rsidRDefault="00B624A8">
            <w:pPr>
              <w:jc w:val="center"/>
            </w:pPr>
            <w:r>
              <w:rPr>
                <w:b/>
                <w:sz w:val="18"/>
                <w:szCs w:val="18"/>
              </w:rPr>
              <w:t xml:space="preserve">Réponse </w:t>
            </w:r>
          </w:p>
        </w:tc>
      </w:tr>
      <w:tr w:rsidR="00F627A2" w:rsidRPr="006E12E9" w14:paraId="23FC7434"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F2DBCEE" w14:textId="77777777" w:rsidR="00F627A2" w:rsidRPr="00DE3DBA" w:rsidRDefault="00B624A8">
            <w:r>
              <w:rPr>
                <w:sz w:val="18"/>
                <w:szCs w:val="18"/>
              </w:rPr>
              <w:t>Construit</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B5B268" w14:textId="77777777" w:rsidR="00F627A2" w:rsidRPr="00DE3DBA" w:rsidRDefault="00B624A8">
            <w:pPr>
              <w:jc w:val="center"/>
              <w:rPr>
                <w:lang w:val="fr-CA"/>
              </w:rPr>
            </w:pPr>
            <w:r>
              <w:rPr>
                <w:sz w:val="18"/>
                <w:szCs w:val="18"/>
                <w:lang w:val="fr-CA"/>
              </w:rPr>
              <w:t>Issues administratives plutôt qu’état environnemental</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89FF3F" w14:textId="77777777" w:rsidR="00F627A2" w:rsidRPr="00DE3DBA" w:rsidRDefault="00B624A8">
            <w:pPr>
              <w:jc w:val="center"/>
            </w:pPr>
            <w:r>
              <w:rPr>
                <w:sz w:val="18"/>
                <w:szCs w:val="18"/>
              </w:rPr>
              <w:t>Sens économique ambigu</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211E7F5" w14:textId="77777777" w:rsidR="00F627A2" w:rsidRPr="00DE3DBA" w:rsidRDefault="00B624A8">
            <w:pPr>
              <w:jc w:val="center"/>
              <w:rPr>
                <w:lang w:val="fr-CA"/>
              </w:rPr>
            </w:pPr>
            <w:r>
              <w:rPr>
                <w:sz w:val="18"/>
                <w:szCs w:val="18"/>
                <w:lang w:val="fr-CA"/>
              </w:rPr>
              <w:t>Terminologie limitée aux sites recensés et aux statuts</w:t>
            </w:r>
          </w:p>
        </w:tc>
      </w:tr>
      <w:tr w:rsidR="00F627A2" w:rsidRPr="006E12E9" w14:paraId="451E9384"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702AC55" w14:textId="77777777" w:rsidR="00F627A2" w:rsidRPr="00DE3DBA" w:rsidRDefault="00B624A8">
            <w:r>
              <w:rPr>
                <w:sz w:val="18"/>
                <w:szCs w:val="18"/>
              </w:rPr>
              <w:t>Interne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C9A109F" w14:textId="77777777" w:rsidR="00F627A2" w:rsidRPr="00DE3DBA" w:rsidRDefault="00B624A8">
            <w:pPr>
              <w:jc w:val="center"/>
            </w:pPr>
            <w:r>
              <w:rPr>
                <w:sz w:val="18"/>
                <w:szCs w:val="18"/>
              </w:rPr>
              <w:t>Sélection et variables omises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D7C7223" w14:textId="77777777" w:rsidR="00F627A2" w:rsidRPr="00DE3DBA" w:rsidRDefault="00B624A8">
            <w:pPr>
              <w:jc w:val="center"/>
            </w:pPr>
            <w:r>
              <w:rPr>
                <w:sz w:val="18"/>
                <w:szCs w:val="18"/>
              </w:rPr>
              <w:t>Pas d’effet causal identifiable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A338268" w14:textId="77777777" w:rsidR="00F627A2" w:rsidRPr="00DE3DBA" w:rsidRDefault="00B624A8">
            <w:pPr>
              <w:jc w:val="center"/>
              <w:rPr>
                <w:lang w:val="fr-CA"/>
              </w:rPr>
            </w:pPr>
            <w:r>
              <w:rPr>
                <w:sz w:val="18"/>
                <w:szCs w:val="18"/>
                <w:lang w:val="fr-CA"/>
              </w:rPr>
              <w:t>Contrôles provinciaux, sensibilités et langage associatif</w:t>
            </w:r>
          </w:p>
        </w:tc>
      </w:tr>
      <w:tr w:rsidR="00F627A2" w:rsidRPr="006E12E9" w14:paraId="1A8AA7CE"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10E1096" w14:textId="77777777" w:rsidR="00F627A2" w:rsidRPr="00DE3DBA" w:rsidRDefault="00B624A8">
            <w:r>
              <w:rPr>
                <w:sz w:val="18"/>
                <w:szCs w:val="18"/>
              </w:rPr>
              <w:t>Mesure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39F17F8" w14:textId="77777777" w:rsidR="00F627A2" w:rsidRPr="00DE3DBA" w:rsidRDefault="00B624A8">
            <w:pPr>
              <w:jc w:val="center"/>
              <w:rPr>
                <w:lang w:val="fr-CA"/>
              </w:rPr>
            </w:pPr>
            <w:r>
              <w:rPr>
                <w:sz w:val="18"/>
                <w:szCs w:val="18"/>
                <w:lang w:val="fr-CA"/>
              </w:rPr>
              <w:t>Noms, dates et classes manquantes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196757E4" w14:textId="77777777" w:rsidR="00F627A2" w:rsidRPr="00DE3DBA" w:rsidRDefault="00B624A8">
            <w:pPr>
              <w:jc w:val="center"/>
              <w:rPr>
                <w:lang w:val="fr-CA"/>
              </w:rPr>
            </w:pPr>
            <w:r>
              <w:rPr>
                <w:sz w:val="18"/>
                <w:szCs w:val="18"/>
                <w:lang w:val="fr-CA"/>
              </w:rPr>
              <w:t>Erreur de groupe ou de dénominateur</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CA394A7" w14:textId="77777777" w:rsidR="00F627A2" w:rsidRPr="00DE3DBA" w:rsidRDefault="00B624A8">
            <w:pPr>
              <w:jc w:val="center"/>
              <w:rPr>
                <w:lang w:val="fr-CA"/>
              </w:rPr>
            </w:pPr>
            <w:r>
              <w:rPr>
                <w:sz w:val="18"/>
                <w:szCs w:val="18"/>
                <w:lang w:val="fr-CA"/>
              </w:rPr>
              <w:t>Audit, dates manquantes conservées, classes inconnues exclues</w:t>
            </w:r>
          </w:p>
        </w:tc>
      </w:tr>
      <w:tr w:rsidR="00F627A2" w:rsidRPr="006E12E9" w14:paraId="04753952"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54545B35" w14:textId="77777777" w:rsidR="00F627A2" w:rsidRPr="00DE3DBA" w:rsidRDefault="00B624A8">
            <w:r>
              <w:rPr>
                <w:sz w:val="18"/>
                <w:szCs w:val="18"/>
              </w:rPr>
              <w:t>Statistique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433BE422" w14:textId="77777777" w:rsidR="00F627A2" w:rsidRPr="00DE3DBA" w:rsidRDefault="00B624A8">
            <w:pPr>
              <w:jc w:val="center"/>
              <w:rPr>
                <w:lang w:val="fr-CA"/>
              </w:rPr>
            </w:pPr>
            <w:r>
              <w:rPr>
                <w:sz w:val="18"/>
                <w:szCs w:val="18"/>
                <w:lang w:val="fr-CA"/>
              </w:rPr>
              <w:t>Dépendance entre sites d’une même nation</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6BABCB0F" w14:textId="77777777" w:rsidR="00F627A2" w:rsidRPr="00DE3DBA" w:rsidRDefault="00B624A8">
            <w:pPr>
              <w:jc w:val="center"/>
              <w:rPr>
                <w:lang w:val="fr-CA"/>
              </w:rPr>
            </w:pPr>
            <w:r>
              <w:rPr>
                <w:sz w:val="18"/>
                <w:szCs w:val="18"/>
                <w:lang w:val="fr-CA"/>
              </w:rPr>
              <w:t>Erreurs-types trop petites si ignorée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99EF11" w14:textId="77777777" w:rsidR="00F627A2" w:rsidRPr="00DE3DBA" w:rsidRDefault="00B624A8">
            <w:pPr>
              <w:jc w:val="center"/>
              <w:rPr>
                <w:lang w:val="fr-CA"/>
              </w:rPr>
            </w:pPr>
            <w:r>
              <w:rPr>
                <w:sz w:val="18"/>
                <w:szCs w:val="18"/>
                <w:lang w:val="fr-CA"/>
              </w:rPr>
              <w:t>Regroupement au niveau de la Première Nation</w:t>
            </w:r>
          </w:p>
        </w:tc>
      </w:tr>
      <w:tr w:rsidR="00F627A2" w:rsidRPr="006E12E9" w14:paraId="7A11B955" w14:textId="77777777">
        <w:trPr>
          <w:cantSplit/>
          <w:jc w:val="center"/>
        </w:trPr>
        <w:tc>
          <w:tcPr>
            <w:tcW w:w="1512"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20249F9C" w14:textId="77777777" w:rsidR="00F627A2" w:rsidRPr="00DE3DBA" w:rsidRDefault="00B624A8">
            <w:r>
              <w:rPr>
                <w:sz w:val="18"/>
                <w:szCs w:val="18"/>
              </w:rPr>
              <w:lastRenderedPageBreak/>
              <w:t>Externe</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80BEC94" w14:textId="77777777" w:rsidR="00F627A2" w:rsidRPr="00DE3DBA" w:rsidRDefault="00B624A8">
            <w:pPr>
              <w:jc w:val="center"/>
              <w:rPr>
                <w:lang w:val="fr-CA"/>
              </w:rPr>
            </w:pPr>
            <w:r>
              <w:rPr>
                <w:sz w:val="18"/>
                <w:szCs w:val="18"/>
                <w:lang w:val="fr-CA"/>
              </w:rPr>
              <w:t>Inventaire fédéral et sites connus ou soupçonnés</w:t>
            </w:r>
          </w:p>
        </w:tc>
        <w:tc>
          <w:tcPr>
            <w:tcW w:w="237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3C7FB97D" w14:textId="77777777" w:rsidR="00F627A2" w:rsidRPr="00DE3DBA" w:rsidRDefault="00B624A8">
            <w:pPr>
              <w:jc w:val="center"/>
            </w:pPr>
            <w:r>
              <w:rPr>
                <w:sz w:val="18"/>
                <w:szCs w:val="18"/>
              </w:rPr>
              <w:t>Généralisation limitée</w:t>
            </w:r>
          </w:p>
        </w:tc>
        <w:tc>
          <w:tcPr>
            <w:tcW w:w="3096" w:type="dxa"/>
            <w:tcBorders>
              <w:top w:val="single" w:sz="2" w:space="0" w:color="999999"/>
              <w:left w:val="single" w:sz="2" w:space="0" w:color="999999"/>
              <w:bottom w:val="single" w:sz="2" w:space="0" w:color="999999"/>
              <w:right w:val="single" w:sz="2" w:space="0" w:color="999999"/>
            </w:tcBorders>
            <w:tcMar>
              <w:top w:w="70" w:type="dxa"/>
              <w:left w:w="90" w:type="dxa"/>
              <w:bottom w:w="70" w:type="dxa"/>
              <w:right w:w="90" w:type="dxa"/>
            </w:tcMar>
            <w:vAlign w:val="center"/>
          </w:tcPr>
          <w:p w14:paraId="0AFBD471" w14:textId="77777777" w:rsidR="00F627A2" w:rsidRPr="00DE3DBA" w:rsidRDefault="00B624A8">
            <w:pPr>
              <w:jc w:val="center"/>
              <w:rPr>
                <w:lang w:val="fr-CA"/>
              </w:rPr>
            </w:pPr>
            <w:r>
              <w:rPr>
                <w:sz w:val="18"/>
                <w:szCs w:val="18"/>
                <w:lang w:val="fr-CA"/>
              </w:rPr>
              <w:t>Aucune conclusion sur tous les terrains ou toutes les réserves</w:t>
            </w:r>
          </w:p>
        </w:tc>
      </w:tr>
    </w:tbl>
    <w:p w14:paraId="14FFDA42" w14:textId="77777777" w:rsidR="00DF65EE" w:rsidRDefault="00DF65EE" w:rsidP="00F1197C">
      <w:pPr>
        <w:jc w:val="both"/>
        <w:rPr>
          <w:lang w:val="fr-CA"/>
        </w:rPr>
      </w:pPr>
    </w:p>
    <w:p w14:paraId="3664CA81" w14:textId="77777777" w:rsidR="00A95DA5" w:rsidRPr="00D163D7" w:rsidRDefault="00D163D7" w:rsidP="00F1197C">
      <w:pPr>
        <w:jc w:val="both"/>
        <w:rPr>
          <w:lang w:val="fr-CA"/>
        </w:rPr>
      </w:pPr>
      <w:r>
        <w:rPr>
          <w:lang w:val="fr-CA"/>
        </w:rPr>
        <w:t>La classification est disponible pour 10 621 des 23 801 sites, soit 44,6 %. La couverture est assez similaire selon les groupes : 42,1 % pour les sites FNLM, 46,0 % pour les autres réserves et 44,5 % hors réserve. Les analyses de priorité portent donc sur des sous-échantillons légèrement différents. Les classifications inconnues sont traitées comme des données manquantes plutôt que comme des sites non prioritaires. Il faut aussi tenir compte du fait que les sites classés ne représentent pas forcément l’ensemble des sites.</w:t>
      </w:r>
    </w:p>
    <w:p w14:paraId="53B97700" w14:textId="77777777" w:rsidR="00486EAC" w:rsidRDefault="00B624A8" w:rsidP="00F1197C">
      <w:pPr>
        <w:jc w:val="both"/>
        <w:rPr>
          <w:lang w:val="fr-CA"/>
        </w:rPr>
      </w:pPr>
      <w:r>
        <w:rPr>
          <w:lang w:val="fr-CA"/>
        </w:rPr>
        <w:t xml:space="preserve">La dimension temporelle est aussi limitée. Le statut LABRC est observé en 2026 alors que le FCSI s’arrête en 2022-2023. L’extension fondée sur les dates statutaires corrige l’anticipation pour 919 sites FNLM, mais ne couvre pas toutes les nations et repose sur un panel irrégulier. Les résultats transversaux décrivent donc surtout des différences entre catégories de nations observées, alors que l’extension temporelle décrit un changement moyen dans un sous-échantillon daté. Ces deux estimations doivent donc être interprétées séparément. </w:t>
      </w:r>
    </w:p>
    <w:p w14:paraId="0D17276D" w14:textId="77777777" w:rsidR="00F627A2" w:rsidRPr="00486EAC" w:rsidRDefault="00B624A8" w:rsidP="00F1197C">
      <w:pPr>
        <w:jc w:val="both"/>
        <w:rPr>
          <w:lang w:val="fr-CA"/>
        </w:rPr>
      </w:pPr>
      <w:r>
        <w:rPr>
          <w:lang w:val="fr-CA"/>
        </w:rPr>
        <w:t xml:space="preserve">Sur le plan externe, le FCSI ne couvre que les sites sous responsabilité fédérale. Les résultats ne peuvent donc pas représenter la qualité environnementale globale des communautés ni tous les effets du FNLM. Ils décrivent surtout la structure administrative de l’inventaire et les données supplémentaires nécessaires pour une analyse plus détaillée. </w:t>
      </w:r>
    </w:p>
    <w:p w14:paraId="4C502DB4" w14:textId="77777777" w:rsidR="0089432F" w:rsidRPr="00DE3DBA" w:rsidRDefault="00B624A8">
      <w:pPr>
        <w:pStyle w:val="Heading2"/>
        <w:keepNext/>
        <w:keepLines/>
        <w:rPr>
          <w:lang w:val="fr-CA"/>
        </w:rPr>
      </w:pPr>
      <w:bookmarkStart w:id="149" w:name="_Toc231927744"/>
      <w:bookmarkStart w:id="150" w:name="_Toc235283039"/>
      <w:bookmarkStart w:id="151" w:name="_Toc239784798"/>
      <w:r>
        <w:rPr>
          <w:lang w:val="fr-CA"/>
        </w:rPr>
        <w:t>5.3 Pistes de recherche future</w:t>
      </w:r>
      <w:bookmarkEnd w:id="149"/>
      <w:bookmarkEnd w:id="150"/>
      <w:bookmarkEnd w:id="151"/>
    </w:p>
    <w:p w14:paraId="3AF63991" w14:textId="77777777" w:rsidR="003A5091" w:rsidRPr="003A5091" w:rsidRDefault="00320403" w:rsidP="003A5091">
      <w:pPr>
        <w:jc w:val="both"/>
        <w:rPr>
          <w:lang w:val="fr-CA"/>
        </w:rPr>
      </w:pPr>
      <w:r>
        <w:rPr>
          <w:lang w:val="fr-CA"/>
        </w:rPr>
        <w:t>L’objectif principal serait de construire un panel réserve-année comprenant toutes les réserves, même celles qui ne comptent aucun site dans le FCSI. Il faudrait ensuite y ajouter les dates exactes d’entrée en vigueur des codes fonciers et des indicateurs environnementaux qui varient réellement dans le temps. Ces ajouts permettraient d’utiliser des méthodes adaptées à l’adoption échelonnée et de vérifier les tendances antérieures à l’adoption.</w:t>
      </w:r>
    </w:p>
    <w:p w14:paraId="130B4E17" w14:textId="77777777" w:rsidR="003A5091" w:rsidRPr="003A5091" w:rsidRDefault="008644A1" w:rsidP="003A5091">
      <w:pPr>
        <w:jc w:val="both"/>
        <w:rPr>
          <w:lang w:val="fr-CA"/>
        </w:rPr>
      </w:pPr>
      <w:r>
        <w:rPr>
          <w:lang w:val="fr-CA"/>
        </w:rPr>
        <w:lastRenderedPageBreak/>
        <w:t xml:space="preserve">Toutefois, comme le montre la section 4.8.6, la fusion ne suffit pas pour tirer une conclusion. Une date d’entrée en vigueur peut être attribuée à 919 des 1 132 sites FNLM. La fusion produit 41 373 observations site-année sur réserve, dont 39 609 sont conservées après l’exclusion des sites non datés. Cependant, parmi les 4 503 sites sur réserve, seulement 334 changent de statut FNLM pendant la période étudiée selon la convention de fin d’exercice, et 398 selon celle du début d’exercice. Pour les autres sites, le code foncier était déjà en vigueur au début de leur période d’observation ou est entré en vigueur après leur sortie du panel. L’analyse temporelle dépend ainsi du faible nombre de changements de statut. </w:t>
      </w:r>
    </w:p>
    <w:p w14:paraId="33BF76BD" w14:textId="77777777" w:rsidR="006476CA" w:rsidRDefault="006476CA" w:rsidP="003A5091">
      <w:pPr>
        <w:jc w:val="both"/>
        <w:rPr>
          <w:lang w:val="fr-CA"/>
        </w:rPr>
      </w:pPr>
      <w:r>
        <w:rPr>
          <w:lang w:val="fr-CA"/>
        </w:rPr>
        <w:t xml:space="preserve">De plus, la principale difficulté provient des variables de résultat. Les variables </w:t>
      </w:r>
      <w:r>
        <w:rPr>
          <w:i/>
          <w:iCs/>
          <w:lang w:val="fr-CA"/>
        </w:rPr>
        <w:t>class</w:t>
      </w:r>
      <w:r>
        <w:rPr>
          <w:lang w:val="fr-CA"/>
        </w:rPr>
        <w:t xml:space="preserve"> et </w:t>
      </w:r>
      <w:r>
        <w:rPr>
          <w:i/>
          <w:iCs/>
          <w:lang w:val="fr-CA"/>
        </w:rPr>
        <w:t>sitestatus</w:t>
      </w:r>
      <w:r>
        <w:rPr>
          <w:lang w:val="fr-CA"/>
        </w:rPr>
        <w:t xml:space="preserve"> ne changent pour aucun site pendant la période étudiée. Elles ne peuvent donc pas servir à mesurer un effet temporel. Notre analyse doit plutôt utiliser </w:t>
      </w:r>
      <w:r>
        <w:rPr>
          <w:i/>
          <w:iCs/>
          <w:lang w:val="fr-CA"/>
        </w:rPr>
        <w:t>higheststepcompleted</w:t>
      </w:r>
      <w:r>
        <w:rPr>
          <w:lang w:val="fr-CA"/>
        </w:rPr>
        <w:t xml:space="preserve">, qui présente 390 diminutions dans 377 sites sur réserve, ou l’indicateur de fermeture. Cette dernière possibilité serait plus difficile à mettre en œuvre et à interpréter puisque les sites sortent du panel après leur fermeture. </w:t>
      </w:r>
    </w:p>
    <w:p w14:paraId="533AF4D8" w14:textId="77777777" w:rsidR="003A5091" w:rsidRPr="003A5091" w:rsidRDefault="006476CA" w:rsidP="003A5091">
      <w:pPr>
        <w:jc w:val="both"/>
        <w:rPr>
          <w:lang w:val="fr-CA"/>
        </w:rPr>
      </w:pPr>
      <w:r>
        <w:rPr>
          <w:lang w:val="fr-CA"/>
        </w:rPr>
        <w:t xml:space="preserve">Pour une prochaine analyse, on devrait ainsi conserver l’historique annuel des classifications et des statuts. </w:t>
      </w:r>
    </w:p>
    <w:p w14:paraId="17CFE78D" w14:textId="77777777" w:rsidR="003A5091" w:rsidRPr="003A5091" w:rsidRDefault="003A5091" w:rsidP="003A5091">
      <w:pPr>
        <w:jc w:val="both"/>
        <w:rPr>
          <w:lang w:val="fr-CA"/>
        </w:rPr>
      </w:pPr>
    </w:p>
    <w:p w14:paraId="1DF2C0F9" w14:textId="77777777" w:rsidR="003A5091" w:rsidRPr="003A5091" w:rsidRDefault="003A5091" w:rsidP="003A5091">
      <w:pPr>
        <w:jc w:val="both"/>
        <w:rPr>
          <w:lang w:val="fr-CA"/>
        </w:rPr>
      </w:pPr>
      <w:r>
        <w:rPr>
          <w:lang w:val="fr-CA"/>
        </w:rPr>
        <w:t>Une deuxième piste serait d’ajouter des données socio-économiques provenant du recensement ou de l’Indice de bien-être des communautés utilisé par Feir et al. (2024). Ces données permettraient de tenir compte de la population, du revenu, de l’éducation et du logement, ainsi que d’étudier si les résultats diffèrent selon les caractéristiques des communautés. Enfin, l’utilisation d’indicateurs environnementaux ou sanitaires indépendants du FCSI permettrait de dépasser les seuls statuts administratifs. Une telle recherche devrait être menée en partenariat avec les Premières Nations, dans le respect de leur gouvernance des données et des exigences éthiques applicables.</w:t>
      </w:r>
    </w:p>
    <w:p w14:paraId="04E1E581" w14:textId="77777777" w:rsidR="00D22E0C" w:rsidRPr="00DE3DBA" w:rsidRDefault="00D22E0C" w:rsidP="00F1197C">
      <w:pPr>
        <w:rPr>
          <w:lang w:val="fr-CA"/>
        </w:rPr>
      </w:pPr>
    </w:p>
    <w:p w14:paraId="692E3F8E" w14:textId="77777777" w:rsidR="0089432F" w:rsidRPr="00DE3DBA" w:rsidRDefault="00B624A8">
      <w:pPr>
        <w:pStyle w:val="Heading1"/>
        <w:keepNext/>
        <w:keepLines/>
        <w:spacing w:before="0"/>
        <w:rPr>
          <w:lang w:val="fr-CA"/>
        </w:rPr>
      </w:pPr>
      <w:bookmarkStart w:id="152" w:name="_Toc231927745"/>
      <w:bookmarkStart w:id="153" w:name="_Toc235283040"/>
      <w:bookmarkStart w:id="154" w:name="_Toc239784799"/>
      <w:r>
        <w:rPr>
          <w:lang w:val="fr-CA"/>
        </w:rPr>
        <w:t>6. Conclusion</w:t>
      </w:r>
      <w:bookmarkEnd w:id="152"/>
      <w:bookmarkEnd w:id="153"/>
      <w:bookmarkEnd w:id="154"/>
    </w:p>
    <w:p w14:paraId="2E49258B" w14:textId="77777777" w:rsidR="0089432F" w:rsidRPr="00DE3DBA" w:rsidRDefault="00B624A8">
      <w:pPr>
        <w:jc w:val="both"/>
        <w:rPr>
          <w:lang w:val="fr-CA"/>
        </w:rPr>
      </w:pPr>
      <w:r>
        <w:rPr>
          <w:lang w:val="fr-CA"/>
        </w:rPr>
        <w:t xml:space="preserve">Ce projet fusionne le FCSI avec un indicateur audité du statut FNLM et déduplique le panel site-exercice. Après exclusion de 47 sites associés à quatre nations en </w:t>
        <w:lastRenderedPageBreak/>
        <w:t xml:space="preserve">autonomie gouvernementale, l’échantillon transversal comprend 23 801 sites, dont 4 503 sur réserve. Les variables de classification utilisent seulement les 10 621 sites dont </w:t>
      </w:r>
      <w:r>
        <w:rPr>
          <w:i/>
          <w:iCs/>
          <w:lang w:val="fr-CA"/>
        </w:rPr>
        <w:t>class</w:t>
      </w:r>
      <w:r>
        <w:rPr>
          <w:lang w:val="fr-CA"/>
        </w:rPr>
        <w:t xml:space="preserve"> est informative. Avec effets fixes provinciaux et erreurs-types regroupées, les écarts de priorité d’action par rapport aux sites hors réserve classés sont de 12,5 points pour le groupe FNLM et de 14,5 points pour les autres réserves. Leur différence n’est pas significative (p = 0,458).</w:t>
      </w:r>
    </w:p>
    <w:p w14:paraId="4732221B" w14:textId="77777777" w:rsidR="0089432F" w:rsidRPr="00DE3DBA" w:rsidRDefault="00B624A8">
      <w:pPr>
        <w:jc w:val="both"/>
        <w:rPr>
          <w:lang w:val="fr-CA"/>
        </w:rPr>
      </w:pPr>
      <w:r>
        <w:rPr>
          <w:lang w:val="fr-CA"/>
        </w:rPr>
        <w:t>Pour le statut actif, les écarts sont de 19,3 et 8,1 points et leur différence atteint 11,2 points (p &lt; 0,001). Pour la haute priorité, le coefficient FNLM par rapport aux sites hors réserve est de 0,4 point et non significatif, tandis que l’écart entre les réserves FNLM et les autres est de -14,9 points (p &lt; 0,001). Ces deux écarts proviennent du modèle groupé ; estimés directement sur les seuls sites sur réserve, ils valent +5,3 points pour le statut actif, sans atteindre le seuil de 5 % (p = 0,056), et -10,1 points pour la haute priorité (p = 0,008). La décomposition par cohorte d’adoption (section 4.8.5) met en évidence une différence significative entre adoptantes précoces et tardives pour la haute priorité. Elle ne permet ni d’attribuer cette hétérogénéité à la durée du régime ni de conclure que l’écart principal provient entièrement des adoptantes précoces. Avec le contrôle de l’organisation déclarante, l’écart de statut actif passe de 11,2 à 9,6 points dans le modèle groupé. Dans l’estimation limitée aux réserves, il est plutôt de 4,8 points et n’atteint pas le seuil de 5 % (p = 0,085). Les tests de la section 4.8.10 gardent un écart positif pour le statut actif, mais il est significatif au seuil de 5 % seulement avec la pondération égale par Nation. Pour la haute priorité, l’écart reste négatif, mais n’atteint plus ce seuil avec les contrôles géographiques ou la pondération égale par Nation. La stabilité du signe ne signifie donc pas que les différences sont établies dans tous les modèles. L’extension temporelle partielle ne les corrobore pas non plus.</w:t>
      </w:r>
    </w:p>
    <w:p w14:paraId="69535320" w14:textId="77777777" w:rsidR="002862B5" w:rsidRDefault="00000000">
      <w:pPr>
        <w:jc w:val="both"/>
        <w:rPr>
          <w:lang w:val="fr-CA"/>
        </w:rPr>
      </w:pPr>
      <w:r>
        <w:rPr>
          <w:lang w:val="fr-CA"/>
        </w:rPr>
        <w:t>Les analyses complémentaires montrent que les différences entre les groupes concernent aussi les dépenses déclarées, la nature des contaminants et le niveau d’étape enregistré. Elles permettent de mieux situer les résultats de classification et de statut actif. Cependant, ces dimensions ne donnent pas une mesure unique de la qualité de la gestion. Pour déterminer si le FNLM améliore la gestion environnementale, il faudrait notamment pouvoir comparer les besoins des sites et suivre les travaux réalisés dans le temps.</w:t>
      </w:r>
    </w:p>
    <w:p w14:paraId="3CA8F35A" w14:textId="77777777" w:rsidR="0089432F" w:rsidRPr="00DE3DBA" w:rsidRDefault="00B624A8">
      <w:pPr>
        <w:jc w:val="both"/>
        <w:rPr>
          <w:lang w:val="fr-CA"/>
        </w:rPr>
      </w:pPr>
      <w:r>
        <w:rPr>
          <w:lang w:val="fr-CA"/>
        </w:rPr>
        <w:lastRenderedPageBreak/>
        <w:t>Aucun de ces écarts ne renseigne sur l’ampleur réelle de la contamination ni sur un effet propre du FNLM. Les limites principales tiennent à l’absence de terrains propres, à l’auto-sélection, aux variables omises, au caractère administratif des issues et à l’incomplétude des dates d’adoption. Ces estimations valent pour les sites déjà inscrits à l’inventaire. Elles décrivent la manière dont l’administration fédérale classe et gère les sites qu’elle a recensés, et non la probabilité qu’un territoire abrite un site contaminé. Répondre à cette seconde question supposerait de couvrir l’ensemble des réserves, y compris celles où aucun site n’est répertorié, et de disposer d’une mesure environnementale indépendante du processus administratif qui produit l’inventaire.</w:t>
      </w:r>
    </w:p>
    <w:p w14:paraId="388C9FC8" w14:textId="77777777" w:rsidR="0089432F" w:rsidRPr="00DE3DBA" w:rsidRDefault="00B624A8">
      <w:pPr>
        <w:jc w:val="both"/>
        <w:rPr>
          <w:lang w:val="fr-CA"/>
        </w:rPr>
      </w:pPr>
      <w:r>
        <w:rPr>
          <w:lang w:val="fr-CA"/>
        </w:rPr>
        <w:t xml:space="preserve">La contribution méthodologique repose sur une fusion reproductible et vérifiable, avec extraction structurée du numéro de bande, appariement nominal conservateur, exclusion de six faux positifs vérifiés représentant 20 sites, exclusion de l’autonomie gouvernementale, traitement explicite des classes inconnues, déduplication site-exercice et contrôles intégrés au carnet. Le projet s’inspire de la démarche de datation institutionnelle de Feir, Jones et Scoones (2024), dont l’objet est l’adoption des codes de taxe foncière, et non le régime FNLM. Il ne reprend pas leur base temporelle. </w:t>
      </w:r>
    </w:p>
    <w:p w14:paraId="05DA9E91" w14:textId="77777777" w:rsidR="0089432F" w:rsidRPr="00DE3DBA" w:rsidRDefault="00B624A8">
      <w:pPr>
        <w:jc w:val="both"/>
        <w:rPr>
          <w:lang w:val="fr-CA"/>
        </w:rPr>
      </w:pPr>
      <w:r>
        <w:rPr>
          <w:lang w:val="fr-CA"/>
        </w:rPr>
        <w:t>Sur le plan des politiques publiques, les estimations justifient surtout une amélioration des données et une évaluation plus rigoureuse des besoins. Elles ne suffisent ni à recommander l’expansion du FNLM ni à attribuer les écarts observés à ce régime. La suite logique consiste à constituer un panel réserve-année complet, à intégrer les réserves sans site recensé, à utiliser les dates exactes d’entrée en vigueur et à mesurer des résultats environnementaux indépendants des statuts administratifs du FCSI.</w:t>
      </w:r>
    </w:p>
    <w:p w14:paraId="2F01CB29" w14:textId="77777777" w:rsidR="0051445A" w:rsidRPr="0051445A" w:rsidRDefault="0051445A" w:rsidP="0051445A">
      <w:pPr>
        <w:rPr>
          <w:lang w:val="fr-CA"/>
        </w:rPr>
      </w:pPr>
      <w:r>
        <w:rPr>
          <w:lang w:val="fr-CA"/>
        </w:rPr>
        <w:t>L’analyse précise les limites du fichier pour une étude temporelle. Dans la copie du FCSI utilisée pour cette étude, la classification et le statut ne changent pour aucun des 4 503 sites situés sur une réserve. À cette invariance s’ajoute le petit nombre de transitions FNLM relevé plus haut.</w:t>
      </w:r>
    </w:p>
    <w:p w14:paraId="72DBBD5B" w14:textId="77777777" w:rsidR="0051445A" w:rsidRPr="0051445A" w:rsidRDefault="0051445A" w:rsidP="0051445A">
      <w:pPr>
        <w:rPr>
          <w:lang w:val="fr-CA"/>
        </w:rPr>
      </w:pPr>
    </w:p>
    <w:p w14:paraId="72FC479D" w14:textId="77777777" w:rsidR="0051445A" w:rsidRPr="0051445A" w:rsidRDefault="0051445A" w:rsidP="0051445A">
      <w:pPr>
        <w:rPr>
          <w:lang w:val="fr-CA"/>
        </w:rPr>
      </w:pPr>
      <w:r>
        <w:rPr>
          <w:lang w:val="fr-CA"/>
        </w:rPr>
        <w:t xml:space="preserve">Même si une partie des dates d’adoption des codes fonciers est disponible grâce à l’annexe 2 de la Loi sur la gestion des terres des premières nations, cela ne suffit pas pour analyser les classifications et le statut dans le temps. Dans le fichier reçu, ces variables restent invariantes. Ajouter plus de sites ou plus d’années sans récupérer </w:t>
        <w:lastRenderedPageBreak/>
        <w:t>leur historique ne résoudrait pas ce problème. L’analyse temporelle du niveau d’étape reste donc exploratoire.</w:t>
      </w:r>
    </w:p>
    <w:p w14:paraId="5354401B" w14:textId="77777777" w:rsidR="00C358F1" w:rsidRDefault="0051445A" w:rsidP="0051445A">
      <w:pPr>
        <w:jc w:val="both"/>
        <w:rPr>
          <w:lang w:val="fr-CA"/>
        </w:rPr>
      </w:pPr>
      <w:r>
        <w:rPr>
          <w:lang w:val="fr-CA"/>
        </w:rPr>
        <w:t>Dans le FCSI, qui est un inventaire administratif, la présence d’un site dans les données dépend de plusieurs étapes, soit sa détection, son inscription et la mise à jour de son dossier. Ces étapes ne doivent donc pas être confondues avec l’état environnemental réel du terrain. Cette distinction guide l’interprétation des résultats. Les données ne permettent pas d’attribuer automatiquement aux Premières Nations la responsabilité des sites contaminés ni de considérer les informations manquantes comme une absence de risque. Elles ne permettent pas non plus d’établir un effet causal du FNLM.</w:t>
      </w:r>
    </w:p>
    <w:p w14:paraId="622C1F34" w14:textId="77777777" w:rsidR="00C358F1" w:rsidRDefault="00C358F1" w:rsidP="00F1197C">
      <w:pPr>
        <w:rPr>
          <w:lang w:val="fr-CA"/>
        </w:rPr>
      </w:pPr>
    </w:p>
    <w:p w14:paraId="51B5EE19" w14:textId="77777777" w:rsidR="00C358F1" w:rsidRDefault="00C358F1" w:rsidP="00F1197C">
      <w:pPr>
        <w:rPr>
          <w:lang w:val="fr-CA"/>
        </w:rPr>
      </w:pPr>
    </w:p>
    <w:p w14:paraId="4B7C179D" w14:textId="77777777" w:rsidR="00E51D69" w:rsidRDefault="00E51D69" w:rsidP="00F1197C">
      <w:pPr>
        <w:rPr>
          <w:lang w:val="fr-CA"/>
        </w:rPr>
      </w:pPr>
    </w:p>
    <w:p w14:paraId="72A2B667" w14:textId="77777777" w:rsidR="00E51D69" w:rsidRDefault="00E51D69" w:rsidP="00F1197C">
      <w:pPr>
        <w:rPr>
          <w:lang w:val="fr-CA"/>
        </w:rPr>
      </w:pPr>
    </w:p>
    <w:p w14:paraId="673C7B7C" w14:textId="77777777" w:rsidR="00E51D69" w:rsidRDefault="00E51D69" w:rsidP="00F1197C">
      <w:pPr>
        <w:rPr>
          <w:lang w:val="fr-CA"/>
        </w:rPr>
      </w:pPr>
    </w:p>
    <w:p w14:paraId="165A3DCF" w14:textId="77777777" w:rsidR="00E51D69" w:rsidRDefault="00E51D69" w:rsidP="00F1197C">
      <w:pPr>
        <w:rPr>
          <w:lang w:val="fr-CA"/>
        </w:rPr>
      </w:pPr>
    </w:p>
    <w:p w14:paraId="1F01E80C" w14:textId="77777777" w:rsidR="00E51D69" w:rsidRDefault="00E51D69" w:rsidP="00F1197C">
      <w:pPr>
        <w:rPr>
          <w:lang w:val="fr-CA"/>
        </w:rPr>
      </w:pPr>
    </w:p>
    <w:p w14:paraId="272FD087" w14:textId="77777777" w:rsidR="00E51D69" w:rsidRDefault="00E51D69" w:rsidP="00F1197C">
      <w:pPr>
        <w:rPr>
          <w:lang w:val="fr-CA"/>
        </w:rPr>
      </w:pPr>
    </w:p>
    <w:p w14:paraId="705F9F69" w14:textId="77777777" w:rsidR="00E51D69" w:rsidRDefault="00E51D69" w:rsidP="00F1197C">
      <w:pPr>
        <w:rPr>
          <w:lang w:val="fr-CA"/>
        </w:rPr>
      </w:pPr>
    </w:p>
    <w:p w14:paraId="1F736D37" w14:textId="77777777" w:rsidR="00E51D69" w:rsidRDefault="00E51D69" w:rsidP="00F1197C">
      <w:pPr>
        <w:rPr>
          <w:lang w:val="fr-CA"/>
        </w:rPr>
      </w:pPr>
    </w:p>
    <w:p w14:paraId="2A31AA61" w14:textId="77777777" w:rsidR="00E51D69" w:rsidRDefault="00E51D69" w:rsidP="00F1197C">
      <w:pPr>
        <w:rPr>
          <w:lang w:val="fr-CA"/>
        </w:rPr>
      </w:pPr>
    </w:p>
    <w:p w14:paraId="4E620515" w14:textId="77777777" w:rsidR="00E51D69" w:rsidRDefault="00E51D69" w:rsidP="00F1197C">
      <w:pPr>
        <w:rPr>
          <w:lang w:val="fr-CA"/>
        </w:rPr>
      </w:pPr>
    </w:p>
    <w:p w14:paraId="2169D929" w14:textId="77777777" w:rsidR="00E51D69" w:rsidRDefault="00E51D69" w:rsidP="00F1197C">
      <w:pPr>
        <w:rPr>
          <w:lang w:val="fr-CA"/>
        </w:rPr>
      </w:pPr>
    </w:p>
    <w:p w14:paraId="74BCCE43" w14:textId="77777777" w:rsidR="00E51D69" w:rsidRDefault="00E51D69" w:rsidP="00F1197C">
      <w:pPr>
        <w:rPr>
          <w:lang w:val="fr-CA"/>
        </w:rPr>
      </w:pPr>
    </w:p>
    <w:p w14:paraId="0A41CE6A" w14:textId="77777777" w:rsidR="00E51D69" w:rsidRDefault="00E51D69" w:rsidP="00F1197C">
      <w:pPr>
        <w:rPr>
          <w:lang w:val="fr-CA"/>
        </w:rPr>
      </w:pPr>
    </w:p>
    <w:p w14:paraId="1998658B" w14:textId="77777777" w:rsidR="00E51D69" w:rsidRPr="00DE3DBA" w:rsidRDefault="00E51D69" w:rsidP="00F1197C">
      <w:pPr>
        <w:rPr>
          <w:lang w:val="fr-CA"/>
        </w:rPr>
      </w:pPr>
    </w:p>
    <w:p w14:paraId="067C3F58" w14:textId="77777777" w:rsidR="0089432F" w:rsidRPr="00DE3DBA" w:rsidRDefault="00B624A8">
      <w:pPr>
        <w:pStyle w:val="Heading1"/>
        <w:keepNext/>
        <w:keepLines/>
        <w:spacing w:before="0"/>
      </w:pPr>
      <w:bookmarkStart w:id="155" w:name="_Toc231927746"/>
      <w:bookmarkStart w:id="156" w:name="_Toc235283041"/>
      <w:bookmarkStart w:id="157" w:name="_Toc239784800"/>
      <w:commentRangeStart w:id="158"/>
      <w:r>
        <w:lastRenderedPageBreak/>
        <w:t>Références</w:t>
      </w:r>
      <w:bookmarkEnd w:id="155"/>
      <w:bookmarkEnd w:id="156"/>
      <w:bookmarkEnd w:id="157"/>
      <w:commentRangeEnd w:id="158"/>
      <w:r>
        <w:rPr>
          <w:rStyle w:val="CommentReference"/>
          <w:sz w:val="28"/>
          <w:szCs w:val="28"/>
        </w:rPr>
        <w:commentReference w:id="158"/>
      </w:r>
    </w:p>
    <w:p w14:paraId="6796CF22" w14:textId="77777777" w:rsidR="0072088D" w:rsidRPr="00E5619C" w:rsidRDefault="00B624A8">
      <w:pPr>
        <w:jc w:val="both"/>
      </w:pPr>
      <w:r>
        <w:t xml:space="preserve">Acemoglu, Daron (2005). « Politics and economics in weak and strong states », </w:t>
      </w:r>
      <w:r>
        <w:rPr>
          <w:i/>
          <w:iCs/>
        </w:rPr>
        <w:t>Journal of Monetary Economics</w:t>
      </w:r>
      <w:r>
        <w:t>, vol. 52, no 7, p. 1199-1226.</w:t>
      </w:r>
    </w:p>
    <w:p w14:paraId="1F954616" w14:textId="77777777" w:rsidR="0072088D" w:rsidRPr="00E5619C" w:rsidRDefault="00B624A8">
      <w:pPr>
        <w:jc w:val="both"/>
      </w:pPr>
      <w:r>
        <w:t xml:space="preserve">Anderson, Terry L. et Dominic P. Parker (2008). « Sovereignty, credible commitments, and economic prosperity on American Indian reservations », </w:t>
      </w:r>
      <w:r>
        <w:rPr>
          <w:i/>
          <w:iCs/>
        </w:rPr>
        <w:t>The Journal of Law and Economics</w:t>
      </w:r>
      <w:r>
        <w:t>, vol. 51, no 4, p. 641-666.</w:t>
      </w:r>
    </w:p>
    <w:p w14:paraId="3CAE81B3" w14:textId="77777777" w:rsidR="0072088D" w:rsidRPr="00E5619C" w:rsidRDefault="00B624A8">
      <w:pPr>
        <w:jc w:val="both"/>
      </w:pPr>
      <w:r>
        <w:t xml:space="preserve">Anderson, Terry L. et Dominic P. Parker (2017). « Lessons in fiscal federalism from American Indian nations », dans Jonathan Klick (dir.), </w:t>
      </w:r>
      <w:r>
        <w:rPr>
          <w:i/>
          <w:iCs/>
        </w:rPr>
        <w:t>The Law and Economics of Federalism</w:t>
      </w:r>
      <w:r>
        <w:t>, Cheltenham, Edward Elgar Publishing, p. 55-90.</w:t>
      </w:r>
    </w:p>
    <w:p w14:paraId="0DB2835A" w14:textId="77777777" w:rsidR="0072088D" w:rsidRPr="00E5619C" w:rsidRDefault="00B624A8">
      <w:pPr>
        <w:jc w:val="both"/>
      </w:pPr>
      <w:r>
        <w:t xml:space="preserve">Anderson, Terry L. et Dominic P. Parker (2024). « Culture, sovereignty, and the rule of law: lessons from Indian country », </w:t>
      </w:r>
      <w:r>
        <w:rPr>
          <w:i/>
          <w:iCs/>
        </w:rPr>
        <w:t>Public Choice</w:t>
      </w:r>
      <w:r>
        <w:t>, vol. 199, no 3-4, p. 405-419.</w:t>
      </w:r>
    </w:p>
    <w:p w14:paraId="1465C693" w14:textId="77777777" w:rsidR="0072088D" w:rsidRPr="00E5619C" w:rsidRDefault="00B624A8">
      <w:pPr>
        <w:jc w:val="both"/>
      </w:pPr>
      <w:r>
        <w:rPr>
          <w:lang w:val="fr-CA"/>
        </w:rPr>
        <w:t xml:space="preserve">Angrist, Joshua D. et Jörn-Steffen Pischke (2009). </w:t>
      </w:r>
      <w:r>
        <w:rPr>
          <w:i/>
          <w:iCs/>
        </w:rPr>
        <w:t>Mostly Harmless Econometrics: An Empiricist's Companion</w:t>
      </w:r>
      <w:r>
        <w:t>, Princeton, Princeton University Press, 373 p.</w:t>
      </w:r>
    </w:p>
    <w:p w14:paraId="1F7FB5B1" w14:textId="77777777" w:rsidR="0072088D" w:rsidRPr="00E5619C" w:rsidRDefault="00B624A8">
      <w:pPr>
        <w:jc w:val="both"/>
      </w:pPr>
      <w:r>
        <w:t xml:space="preserve">Aragón, Fernando M. (2015). « Do better property rights improve local income? Evidence from First Nations' treaties », </w:t>
      </w:r>
      <w:r>
        <w:rPr>
          <w:i/>
          <w:iCs/>
        </w:rPr>
        <w:t>Journal of Development Economics</w:t>
      </w:r>
      <w:r>
        <w:t>, vol. 116, p. 43-56.</w:t>
      </w:r>
    </w:p>
    <w:p w14:paraId="016A1B4D" w14:textId="77777777" w:rsidR="0072088D" w:rsidRPr="00E5619C" w:rsidRDefault="00B624A8">
      <w:pPr>
        <w:jc w:val="both"/>
      </w:pPr>
      <w:r>
        <w:t xml:space="preserve">Bartlett, Richard H. (1978). « The Indian Act of Canada », </w:t>
      </w:r>
      <w:r>
        <w:rPr>
          <w:i/>
          <w:iCs/>
        </w:rPr>
        <w:t>Buffalo Law Review</w:t>
      </w:r>
      <w:r>
        <w:t>, vol. 27, no 4, p. 581-615.</w:t>
      </w:r>
    </w:p>
    <w:p w14:paraId="5EA5FDD6" w14:textId="77777777" w:rsidR="0072088D" w:rsidRPr="00E5619C" w:rsidRDefault="00B624A8">
      <w:pPr>
        <w:jc w:val="both"/>
      </w:pPr>
      <w:r>
        <w:t xml:space="preserve">Besley, Timothy et Torsten Persson (2009). « The origins of state capacity: property rights, taxation, and politics », </w:t>
      </w:r>
      <w:r>
        <w:rPr>
          <w:i/>
          <w:iCs/>
        </w:rPr>
        <w:t>American Economic Review</w:t>
      </w:r>
      <w:r>
        <w:t>, vol. 99, no 4, p. 1218-1244.</w:t>
      </w:r>
    </w:p>
    <w:p w14:paraId="2107E2AC" w14:textId="77777777" w:rsidR="0072088D" w:rsidRPr="00E5619C" w:rsidRDefault="00B624A8">
      <w:pPr>
        <w:jc w:val="both"/>
      </w:pPr>
      <w:r>
        <w:t xml:space="preserve">Besley, Timothy et Torsten Persson (2013). « Taxation and development », dans </w:t>
      </w:r>
      <w:r>
        <w:rPr>
          <w:i/>
          <w:iCs/>
        </w:rPr>
        <w:t>Handbook of Public Economics</w:t>
      </w:r>
      <w:r>
        <w:t>, vol. 5, Amsterdam, Elsevier, p. 51-110.</w:t>
      </w:r>
    </w:p>
    <w:p w14:paraId="468F9CF4" w14:textId="77777777" w:rsidR="0072088D" w:rsidRDefault="00B624A8">
      <w:pPr>
        <w:jc w:val="both"/>
        <w:rPr>
          <w:lang w:val="fr-CA"/>
        </w:rPr>
      </w:pPr>
      <w:r>
        <w:rPr>
          <w:lang w:val="fr-CA"/>
        </w:rPr>
        <w:t xml:space="preserve">Canada (2013). </w:t>
      </w:r>
      <w:r>
        <w:rPr>
          <w:i/>
          <w:iCs/>
          <w:lang w:val="fr-CA"/>
        </w:rPr>
        <w:t>First Nations Land Management Regime</w:t>
      </w:r>
      <w:r>
        <w:rPr>
          <w:lang w:val="fr-CA"/>
        </w:rPr>
        <w:t>, Gouvernement du Canada. Récupéré de https://www.canada.ca/en/news/archive/2013/06/first-nations-land-management-regime.html</w:t>
      </w:r>
    </w:p>
    <w:p w14:paraId="0E850686" w14:textId="77777777" w:rsidR="00B87706" w:rsidRPr="0078360F" w:rsidRDefault="00000000">
      <w:pPr>
        <w:jc w:val="both"/>
        <w:rPr>
          <w:lang w:val="fr-CA"/>
        </w:rPr>
      </w:pPr>
      <w:r>
        <w:rPr>
          <w:lang w:val="fr-CA"/>
        </w:rPr>
        <w:t xml:space="preserve">Centre de gouvernance de l’information des Premières Nations (s. d.). </w:t>
      </w:r>
      <w:r>
        <w:rPr>
          <w:i/>
          <w:iCs/>
          <w:lang w:val="fr-CA"/>
        </w:rPr>
        <w:t>Les principes de PCAP® des Premières Nations</w:t>
      </w:r>
      <w:r>
        <w:rPr>
          <w:lang w:val="fr-CA"/>
        </w:rPr>
        <w:t>. Consulté le 1er septembre 2026 à https://fnigc.ca/fr/les-principes-de-pcap-des-premieres-nations/</w:t>
      </w:r>
    </w:p>
    <w:p w14:paraId="2057F9E7" w14:textId="77777777" w:rsidR="00B87706" w:rsidRDefault="00B87706">
      <w:pPr>
        <w:jc w:val="both"/>
        <w:rPr>
          <w:lang w:val="fr-CA"/>
        </w:rPr>
      </w:pPr>
      <w:r>
        <w:rPr>
          <w:lang w:val="fr-CA"/>
        </w:rPr>
        <w:t xml:space="preserve">Conseil canadien des ministres de l</w:t>
      </w:r>
      <w:del w:id="9085" w:author="Claude (vérification)" w:date="2026-10-01T00:00:00Z">
        <w:r>
          <w:rPr>
            <w:lang w:val="fr-CA"/>
          </w:rPr>
          <w:delText xml:space="preserve">'</w:delText>
        </w:r>
      </w:del>
      <w:ins w:id="9086" w:author="Claude (vérification)" w:date="2026-10-01T00:00:00Z">
        <w:r>
          <w:rPr>
            <w:lang w:val="fr-CA"/>
          </w:rPr>
          <w:t xml:space="preserve">’</w:t>
        </w:r>
      </w:ins>
      <w:r>
        <w:rPr>
          <w:lang w:val="fr-CA"/>
        </w:rPr>
        <w:t xml:space="preserve">environnement (2008). Système national de classification des lieux contaminés : document d</w:t>
      </w:r>
      <w:del w:id="9083" w:author="Claude (vérification)" w:date="2026-10-01T00:00:00Z">
        <w:r>
          <w:rPr>
            <w:lang w:val="fr-CA"/>
          </w:rPr>
          <w:delText xml:space="preserve">'</w:delText>
        </w:r>
      </w:del>
      <w:ins w:id="9084" w:author="Claude (vérification)" w:date="2026-10-01T00:00:00Z">
        <w:r>
          <w:rPr>
            <w:lang w:val="fr-CA"/>
          </w:rPr>
          <w:t xml:space="preserve">’</w:t>
        </w:r>
      </w:ins>
      <w:r>
        <w:rPr>
          <w:lang w:val="fr-CA"/>
        </w:rPr>
        <w:t xml:space="preserve">orientation (no PN 1404), Winnipeg, Conseil canadien des ministres de l</w:t>
      </w:r>
      <w:del w:id="9081" w:author="Claude (vérification)" w:date="2026-10-01T00:00:00Z">
        <w:r>
          <w:rPr>
            <w:lang w:val="fr-CA"/>
          </w:rPr>
          <w:delText xml:space="preserve">'</w:delText>
        </w:r>
      </w:del>
      <w:ins w:id="9082" w:author="Claude (vérification)" w:date="2026-10-01T00:00:00Z">
        <w:r>
          <w:rPr>
            <w:lang w:val="fr-CA"/>
          </w:rPr>
          <w:t xml:space="preserve">’</w:t>
        </w:r>
      </w:ins>
      <w:r>
        <w:rPr>
          <w:lang w:val="fr-CA"/>
        </w:rPr>
        <w:t xml:space="preserve">environnement. Récupéré de </w:t>
      </w:r>
      <w:hyperlink r:id="rId15" w:history="1">
        <w:r>
          <w:rPr>
            <w:rStyle w:val="Hyperlink"/>
            <w:lang w:val="fr-CA"/>
          </w:rPr>
          <w:t>https://ccme.ca/fr/res/snclc_guidance_fr.pdf</w:t>
        </w:r>
      </w:hyperlink>
    </w:p>
    <w:p w14:paraId="6A1AE7BC" w14:textId="77777777" w:rsidR="006A2A72" w:rsidRPr="0078360F" w:rsidRDefault="00000000">
      <w:pPr>
        <w:jc w:val="both"/>
        <w:rPr>
          <w:lang w:val="fr-CA"/>
        </w:rPr>
      </w:pPr>
      <w:r>
        <w:rPr>
          <w:lang w:val="fr-CA"/>
        </w:rPr>
        <w:t xml:space="preserve">Conseil de recherches en sciences humaines du Canada, Conseil de recherches en sciences naturelles et en génie du Canada et Instituts de recherche en santé du Canada (2022). </w:t>
      </w:r>
      <w:r>
        <w:rPr>
          <w:i/>
          <w:iCs/>
          <w:lang w:val="fr-CA"/>
        </w:rPr>
        <w:t>Énoncé de politique des trois Conseils : éthique de la recherche avec des êtres humains (EPTC 2)</w:t>
      </w:r>
      <w:r>
        <w:rPr>
          <w:lang w:val="fr-CA"/>
        </w:rPr>
        <w:t>, chapitre 9, Ottawa, Secrétariat sur la conduite responsable de la recherche.</w:t>
      </w:r>
    </w:p>
    <w:p w14:paraId="253908D1" w14:textId="77777777" w:rsidR="0072088D" w:rsidRPr="00E5619C" w:rsidRDefault="00B624A8">
      <w:pPr>
        <w:jc w:val="both"/>
      </w:pPr>
      <w:r>
        <w:t xml:space="preserve">Dincecco, Mark (2015). « The rise of effective states in Europe », </w:t>
      </w:r>
      <w:r>
        <w:rPr>
          <w:i/>
          <w:iCs/>
        </w:rPr>
        <w:t>The Journal of Economic History</w:t>
      </w:r>
      <w:r>
        <w:t>, vol. 75, no 3, p. 901-918.</w:t>
      </w:r>
    </w:p>
    <w:p w14:paraId="1813F486" w14:textId="77777777" w:rsidR="00B87706" w:rsidRDefault="00B87706" w:rsidP="00B87706">
      <w:pPr>
        <w:jc w:val="both"/>
        <w:rPr>
          <w:lang w:val="fr-CA"/>
        </w:rPr>
      </w:pPr>
      <w:r>
        <w:rPr>
          <w:lang w:val="fr-CA"/>
        </w:rPr>
        <w:t xml:space="preserve">Environnement et Changement climatique Canada (2026). </w:t>
      </w:r>
      <w:r>
        <w:rPr>
          <w:i/>
          <w:iCs/>
          <w:lang w:val="fr-CA"/>
        </w:rPr>
        <w:t>Plan d’action pour les sites contaminés</w:t>
      </w:r>
      <w:r>
        <w:rPr>
          <w:lang w:val="fr-CA"/>
        </w:rPr>
        <w:t>, Gouvernement du Canada. Consulté le 2 septembre 2026, https://www.canada.ca/fr/environnement-changement-climatique/services/sites-contamines-federaux/plan-action.html</w:t>
      </w:r>
    </w:p>
    <w:p w14:paraId="50986DCE" w14:textId="77777777" w:rsidR="0072088D" w:rsidRPr="00E5619C" w:rsidRDefault="00B624A8">
      <w:pPr>
        <w:jc w:val="both"/>
      </w:pPr>
      <w:r>
        <w:rPr>
          <w:lang w:val="fr-CA"/>
        </w:rPr>
        <w:t xml:space="preserve">Feir, Donn L., Maggie E. C. Jones et David Scoones (2024). </w:t>
      </w:r>
      <w:r>
        <w:t xml:space="preserve">« When do nations tax? The adoption of property tax codes by First Nations in Canada », </w:t>
      </w:r>
      <w:r>
        <w:rPr>
          <w:i/>
          <w:iCs/>
        </w:rPr>
        <w:t>Public Choice</w:t>
      </w:r>
      <w:r>
        <w:t>, vol. 199, no 3-4, p. 285-318.</w:t>
      </w:r>
    </w:p>
    <w:p w14:paraId="02B9495D" w14:textId="77777777" w:rsidR="0072088D" w:rsidRPr="00E5619C" w:rsidRDefault="00B624A8">
      <w:pPr>
        <w:jc w:val="both"/>
      </w:pPr>
      <w:r>
        <w:t xml:space="preserve">Frye, Dustin et Dominic P. Parker (2021). « Indigenous self-governance and development on American Indian reservations », </w:t>
      </w:r>
      <w:r>
        <w:rPr>
          <w:i/>
          <w:iCs/>
        </w:rPr>
        <w:t>AEA Papers and Proceedings</w:t>
      </w:r>
      <w:r>
        <w:t>, vol. 111, p. 233-237.</w:t>
      </w:r>
    </w:p>
    <w:p w14:paraId="194019E1" w14:textId="77777777" w:rsidR="0072088D" w:rsidRPr="00E5619C" w:rsidRDefault="00B624A8">
      <w:pPr>
        <w:jc w:val="both"/>
      </w:pPr>
      <w:r>
        <w:rPr>
          <w:lang w:val="fr-CA"/>
        </w:rPr>
        <w:t xml:space="preserve">Geloso, Vincent J. et Alexander W. Salter (2020). </w:t>
      </w:r>
      <w:r>
        <w:t xml:space="preserve">« State capacity and economic development: causal mechanism or correlative filter? », </w:t>
      </w:r>
      <w:r>
        <w:rPr>
          <w:i/>
          <w:iCs/>
        </w:rPr>
        <w:t>Journal of Economic Behavior and Organization</w:t>
      </w:r>
      <w:r>
        <w:t>, vol. 170, p. 372-385.</w:t>
      </w:r>
    </w:p>
    <w:p w14:paraId="4B2D7CD8" w14:textId="77777777" w:rsidR="006A2A72" w:rsidRDefault="00000000">
      <w:pPr>
        <w:jc w:val="both"/>
      </w:pPr>
      <w:r>
        <w:t xml:space="preserve">Goodman-Bacon, Andrew (2021). « Difference-in-differences with variation in treatment timing », </w:t>
      </w:r>
      <w:r>
        <w:rPr>
          <w:i/>
          <w:iCs/>
        </w:rPr>
        <w:t>Journal of Econometrics</w:t>
      </w:r>
      <w:r>
        <w:t>, vol. 225, no 2, p. 254-277.</w:t>
      </w:r>
    </w:p>
    <w:p w14:paraId="2B1B4C7A" w14:textId="77777777" w:rsidR="001B12B5" w:rsidRPr="00FE2086" w:rsidRDefault="00000000">
      <w:pPr>
        <w:jc w:val="both"/>
        <w:rPr>
          <w:lang w:val="fr-CA"/>
        </w:rPr>
      </w:pPr>
      <w:commentRangeStart w:id="159"/>
      <w:r>
        <w:rPr>
          <w:lang w:val="fr-CA"/>
        </w:rPr>
        <w:t>HEC Montréal (2026). Le projet supervisé à la M. Sc. : Nature et exigences, version mise à jour en mai 2026, section 2 et annexe 2. Consulté le 8 septembre 2026 à https://www.hec.ca/etudiants/mon-programme/maitrises/documents/Guide_PS_Nature_et_exigences_fra.pdf</w:t>
      </w:r>
      <w:commentRangeEnd w:id="159"/>
      <w:r>
        <w:rPr>
          <w:rStyle w:val="CommentReference"/>
          <w:sz w:val="22"/>
          <w:szCs w:val="22"/>
          <w:lang w:val="fr-CA"/>
        </w:rPr>
        <w:commentReference w:id="159"/>
      </w:r>
    </w:p>
    <w:p w14:paraId="5151AE46" w14:textId="77777777" w:rsidR="0072088D" w:rsidRPr="00E5619C" w:rsidRDefault="00B624A8">
      <w:pPr>
        <w:jc w:val="both"/>
      </w:pPr>
      <w:r>
        <w:rPr>
          <w:lang w:val="fr-CA"/>
        </w:rPr>
        <w:lastRenderedPageBreak/>
        <w:t xml:space="preserve">Johnson, Noel D. et Mark Koyama (2017). </w:t>
      </w:r>
      <w:r>
        <w:t xml:space="preserve">« States and economic growth: capacity and constraints », </w:t>
      </w:r>
      <w:r>
        <w:rPr>
          <w:i/>
          <w:iCs/>
        </w:rPr>
        <w:t>Explorations in Economic History</w:t>
      </w:r>
      <w:r>
        <w:t>, vol. 64, p. 1-20.</w:t>
      </w:r>
    </w:p>
    <w:p w14:paraId="459797FC" w14:textId="77777777" w:rsidR="002862B5" w:rsidRDefault="00000000">
      <w:pPr>
        <w:jc w:val="both"/>
        <w:rPr>
          <w:lang w:val="fr-CA"/>
        </w:rPr>
      </w:pPr>
      <w:r>
        <w:rPr>
          <w:i/>
          <w:iCs/>
        </w:rPr>
        <w:t xml:space="preserve">Lands Advisory Board Resource Centre [LABRC] (2021). What is the Framework Agreement. </w:t>
      </w:r>
      <w:r>
        <w:rPr>
          <w:i/>
          <w:iCs/>
          <w:lang w:val="fr-CA"/>
        </w:rPr>
        <w:t>Consulté le 7 septembre 2026 de https://labrc.com/faq-items/what-is-the-framework-agreement/</w:t>
      </w:r>
    </w:p>
    <w:p w14:paraId="63AE6F3E" w14:textId="77777777" w:rsidR="002862B5" w:rsidRDefault="00000000">
      <w:pPr>
        <w:jc w:val="both"/>
        <w:rPr>
          <w:lang w:val="fr-CA"/>
        </w:rPr>
      </w:pPr>
      <w:r>
        <w:rPr>
          <w:i/>
          <w:iCs/>
        </w:rPr>
        <w:t xml:space="preserve">Lands Advisory Board Resource Centre [LABRC] (2025). </w:t>
      </w:r>
      <w:r>
        <w:rPr>
          <w:i/>
          <w:iCs/>
          <w:lang w:val="fr-CA"/>
        </w:rPr>
        <w:t>LAB Directors. Consulté le 7 septembre 2026 de https://labrc.com/lands-advisory-board/board-members/</w:t>
      </w:r>
    </w:p>
    <w:p w14:paraId="35EE8F6A" w14:textId="77777777" w:rsidR="0072088D" w:rsidRDefault="00B624A8">
      <w:pPr>
        <w:jc w:val="both"/>
        <w:rPr>
          <w:lang w:val="fr-CA"/>
        </w:rPr>
      </w:pPr>
      <w:r>
        <w:t xml:space="preserve">Lands Advisory Board Resource Centre [LABRC] (2026). </w:t>
      </w:r>
      <w:r>
        <w:rPr>
          <w:i/>
          <w:iCs/>
          <w:lang w:val="fr-CA"/>
        </w:rPr>
        <w:t>Signatory First Nations</w:t>
      </w:r>
      <w:r>
        <w:rPr>
          <w:lang w:val="fr-CA"/>
        </w:rPr>
        <w:t xml:space="preserve">. Récupéré le 21 juillet 2026 de https://labrc.com/signatory-first-nations/ (page évolutive</w:t>
      </w:r>
      <w:ins w:id="9055" w:author="Claude (vérification)" w:date="2026-10-01T00:00:00Z">
        <w:r>
          <w:rPr>
            <w:lang w:val="fr-CA"/>
          </w:rPr>
          <w:t xml:space="preserve"> </w:t>
        </w:r>
      </w:ins>
      <w:r>
        <w:rPr>
          <w:lang w:val="fr-CA"/>
        </w:rPr>
        <w:t xml:space="preserve">; état de la liste utilisé pour l’analyse : tableau sommaire arrêté au 11 mars 2026)</w:t>
      </w:r>
    </w:p>
    <w:p w14:paraId="1C00B2F2" w14:textId="77777777" w:rsidR="0072088D" w:rsidRDefault="00B624A8">
      <w:pPr>
        <w:jc w:val="both"/>
        <w:rPr>
          <w:lang w:val="fr-CA"/>
        </w:rPr>
      </w:pPr>
      <w:r>
        <w:rPr>
          <w:i/>
          <w:iCs/>
          <w:lang w:val="fr-CA"/>
        </w:rPr>
        <w:t xml:space="preserve">Loi sur l</w:t>
      </w:r>
      <w:del w:id="9087" w:author="Claude (vérification)" w:date="2026-10-01T00:00:00Z">
        <w:r>
          <w:rPr>
            <w:i/>
            <w:iCs/>
            <w:lang w:val="fr-CA"/>
          </w:rPr>
          <w:delText xml:space="preserve">'</w:delText>
        </w:r>
      </w:del>
      <w:ins w:id="9088" w:author="Claude (vérification)" w:date="2026-10-01T00:00:00Z">
        <w:r>
          <w:rPr>
            <w:i/>
            <w:iCs/>
            <w:lang w:val="fr-CA"/>
          </w:rPr>
          <w:t xml:space="preserve">’</w:t>
        </w:r>
      </w:ins>
      <w:r>
        <w:rPr>
          <w:i/>
          <w:iCs/>
          <w:lang w:val="fr-CA"/>
        </w:rPr>
        <w:t xml:space="preserve">Accord-cadre relatif à la gestion des terres de premières nations</w:t>
      </w:r>
      <w:r>
        <w:rPr>
          <w:lang w:val="fr-CA"/>
        </w:rPr>
        <w:t xml:space="preserve"> (2022), L.C. 2022, ch. 19, art. 121. Récupéré de https://laws-lois.justice.gc.ca/fra/lois/f-31.46/index.html</w:t>
      </w:r>
    </w:p>
    <w:p w14:paraId="61DDB4CB" w14:textId="77777777" w:rsidR="0072088D" w:rsidRDefault="00B624A8">
      <w:pPr>
        <w:jc w:val="both"/>
        <w:rPr>
          <w:lang w:val="fr-CA"/>
        </w:rPr>
      </w:pPr>
      <w:r>
        <w:rPr>
          <w:i/>
          <w:iCs/>
          <w:lang w:val="fr-CA"/>
        </w:rPr>
        <w:t>Loi sur la gestion des terres des premières nations</w:t>
      </w:r>
      <w:r>
        <w:rPr>
          <w:lang w:val="fr-CA"/>
        </w:rPr>
        <w:t xml:space="preserve"> (2021), L.C. 1999, ch. 24, annexe 2, codification archivée au 18 mars 2021. Récupéré de https://laws-lois.justice.gc.ca/fra/lois/F-11.8/section-sched221804-20210318.html?wbdisable=true</w:t>
      </w:r>
    </w:p>
    <w:p w14:paraId="116DC982" w14:textId="77777777" w:rsidR="0072088D" w:rsidRPr="00E5619C" w:rsidRDefault="00B624A8">
      <w:pPr>
        <w:jc w:val="both"/>
      </w:pPr>
      <w:r>
        <w:t xml:space="preserve">Mascarenhas, Michael (2007). « Where the waters divide: First Nations, tainted water and environmental justice in Canada », </w:t>
      </w:r>
      <w:r>
        <w:rPr>
          <w:i/>
          <w:iCs/>
        </w:rPr>
        <w:t>Local Environment</w:t>
      </w:r>
      <w:r>
        <w:t>, vol. 12, no 6, p. 565-577.</w:t>
      </w:r>
    </w:p>
    <w:p w14:paraId="3BD83A12" w14:textId="77777777" w:rsidR="0072088D" w:rsidRPr="00E5619C" w:rsidRDefault="00B624A8">
      <w:pPr>
        <w:jc w:val="both"/>
      </w:pPr>
      <w:r>
        <w:t xml:space="preserve">North, Douglass C. (1990). </w:t>
      </w:r>
      <w:r>
        <w:rPr>
          <w:i/>
          <w:iCs/>
        </w:rPr>
        <w:t>Institutions, Institutional Change and Economic Performance</w:t>
      </w:r>
      <w:r>
        <w:t>, Cambridge, Cambridge University Press, 152 p.</w:t>
      </w:r>
    </w:p>
    <w:p w14:paraId="7138A711" w14:textId="77777777" w:rsidR="0072088D" w:rsidRPr="00E5619C" w:rsidRDefault="00B624A8">
      <w:pPr>
        <w:jc w:val="both"/>
      </w:pPr>
      <w:r>
        <w:t xml:space="preserve">Oates, Wallace E. (1999). « An essay on fiscal federalism », </w:t>
      </w:r>
      <w:r>
        <w:rPr>
          <w:i/>
          <w:iCs/>
        </w:rPr>
        <w:t>Journal of Economic Literature</w:t>
      </w:r>
      <w:r>
        <w:t>, vol. 37, no 3, p. 1120-1149.</w:t>
      </w:r>
    </w:p>
    <w:p w14:paraId="256E31E9" w14:textId="77777777" w:rsidR="0072088D" w:rsidRPr="00E5619C" w:rsidRDefault="00B624A8">
      <w:pPr>
        <w:jc w:val="both"/>
      </w:pPr>
      <w:r>
        <w:rPr>
          <w:lang w:val="fr-CA"/>
        </w:rPr>
        <w:t xml:space="preserve">Pendakur, Krishna et Ravi Pendakur (2018). </w:t>
      </w:r>
      <w:r>
        <w:t xml:space="preserve">« The effects of modern treaties and opt-in legislation on household incomes in Aboriginal communities », </w:t>
      </w:r>
      <w:r>
        <w:rPr>
          <w:i/>
          <w:iCs/>
        </w:rPr>
        <w:t>Social Indicators Research</w:t>
      </w:r>
      <w:r>
        <w:t>, vol. 137, no 1, p. 139-165.</w:t>
      </w:r>
    </w:p>
    <w:p w14:paraId="0F7D7F81" w14:textId="77777777" w:rsidR="0072088D" w:rsidRPr="00E5619C" w:rsidRDefault="00B624A8">
      <w:pPr>
        <w:jc w:val="both"/>
      </w:pPr>
      <w:r>
        <w:rPr>
          <w:lang w:val="fr-CA"/>
        </w:rPr>
        <w:t xml:space="preserve">Pendakur, Krishna et Ravi Pendakur (2021). </w:t>
      </w:r>
      <w:r>
        <w:t xml:space="preserve">« The impact of self-government, comprehensive land claims, and opt-in arrangements on income inequality in indigenous communities in Canada », </w:t>
      </w:r>
      <w:r>
        <w:rPr>
          <w:i/>
          <w:iCs/>
        </w:rPr>
        <w:t>Canadian Public Policy</w:t>
      </w:r>
      <w:r>
        <w:t>, vol. 47, no 2, p. 180-201.</w:t>
      </w:r>
    </w:p>
    <w:p w14:paraId="5C9132C1" w14:textId="77777777" w:rsidR="0072088D" w:rsidRPr="00E5619C" w:rsidRDefault="00B624A8">
      <w:pPr>
        <w:jc w:val="both"/>
      </w:pPr>
      <w:commentRangeStart w:id="160"/>
      <w:r>
        <w:lastRenderedPageBreak/>
        <w:t xml:space="preserve">Piano, Ennio E. (2019). « State capacity and public choice: a critical survey », </w:t>
      </w:r>
      <w:r>
        <w:rPr>
          <w:i/>
          <w:iCs/>
        </w:rPr>
        <w:t>Public Choice</w:t>
      </w:r>
      <w:r>
        <w:t>, vol. 178, nos 1-2, p. 289-309.</w:t>
      </w:r>
      <w:commentRangeEnd w:id="160"/>
      <w:r>
        <w:rPr>
          <w:rStyle w:val="CommentReference"/>
          <w:sz w:val="22"/>
          <w:szCs w:val="22"/>
        </w:rPr>
        <w:commentReference w:id="160"/>
      </w:r>
    </w:p>
    <w:p w14:paraId="49550D79" w14:textId="77777777" w:rsidR="0072088D" w:rsidRDefault="00B624A8">
      <w:pPr>
        <w:jc w:val="both"/>
        <w:rPr>
          <w:lang w:val="fr-CA"/>
        </w:rPr>
      </w:pPr>
      <w:r>
        <w:rPr>
          <w:lang w:val="fr-CA"/>
        </w:rPr>
        <w:t xml:space="preserve">Secrétariat du Conseil du Trésor du Canada (2023). </w:t>
      </w:r>
      <w:r>
        <w:rPr>
          <w:i/>
          <w:iCs/>
          <w:lang w:val="fr-CA"/>
        </w:rPr>
        <w:t>Inventaire des sites contaminés fédéraux (FCSI), version 2023 utilisée dans ce projet, et dictionnaire des données</w:t>
      </w:r>
      <w:r>
        <w:rPr>
          <w:lang w:val="fr-CA"/>
        </w:rPr>
        <w:t>, Gouvernement du Canada. Fiche du jeu de données : https://open.canada.ca/data/fr/dataset/1d42f7b9-1549-40aa-8ac6-0e0302ff2902</w:t>
      </w:r>
    </w:p>
    <w:p w14:paraId="5EF2C25B" w14:textId="77777777" w:rsidR="006A2A72" w:rsidRPr="0078360F" w:rsidRDefault="00000000">
      <w:pPr>
        <w:jc w:val="both"/>
        <w:rPr>
          <w:lang w:val="fr-CA"/>
        </w:rPr>
      </w:pPr>
      <w:r>
        <w:rPr>
          <w:lang w:val="fr-CA"/>
        </w:rPr>
        <w:t xml:space="preserve">Statistique Canada (2026). </w:t>
      </w:r>
      <w:r>
        <w:rPr>
          <w:i/>
          <w:iCs/>
          <w:lang w:val="fr-CA"/>
        </w:rPr>
        <w:t>Indice des prix à la consommation, moyenne annuelle, non désaisonnalisé</w:t>
      </w:r>
      <w:r>
        <w:rPr>
          <w:lang w:val="fr-CA"/>
        </w:rPr>
        <w:t>, tableau 18-10-0005-01. Récupéré de https://www150.statcan.gc.ca/t1/tbl1/fr/tv.action?pid=1810000501</w:t>
      </w:r>
    </w:p>
    <w:p w14:paraId="22171060" w14:textId="77777777" w:rsidR="0072088D" w:rsidRPr="00E5619C" w:rsidRDefault="00B624A8">
      <w:pPr>
        <w:jc w:val="both"/>
      </w:pPr>
      <w:r>
        <w:t xml:space="preserve">Tiebout, Charles M. (1956). « A pure theory of local expenditures », </w:t>
      </w:r>
      <w:r>
        <w:rPr>
          <w:i/>
          <w:iCs/>
        </w:rPr>
        <w:t>Journal of Political Economy</w:t>
      </w:r>
      <w:r>
        <w:t>, vol. 64, no 5, p. 416-424.</w:t>
      </w:r>
    </w:p>
    <w:p w14:paraId="69DBFB41" w14:textId="77777777" w:rsidR="0072088D" w:rsidRPr="00E5619C" w:rsidRDefault="00B624A8">
      <w:pPr>
        <w:jc w:val="both"/>
      </w:pPr>
      <w:r>
        <w:t xml:space="preserve">Tulo Centre of Indigenous Economics (2014). </w:t>
      </w:r>
      <w:r>
        <w:rPr>
          <w:i/>
          <w:iCs/>
        </w:rPr>
        <w:t>Building a Competitive First Nation Investment Climate</w:t>
      </w:r>
      <w:r>
        <w:t>, Kamloops, Tulo Centre of Indigenous Economics.</w:t>
      </w:r>
    </w:p>
    <w:p w14:paraId="3742D849" w14:textId="77777777" w:rsidR="0089432F" w:rsidRPr="00DE3DBA" w:rsidRDefault="00B624A8">
      <w:pPr>
        <w:pStyle w:val="Heading1"/>
        <w:keepNext/>
        <w:keepLines/>
        <w:pageBreakBefore/>
        <w:spacing w:before="0"/>
        <w:rPr>
          <w:lang w:val="fr-CA"/>
        </w:rPr>
      </w:pPr>
      <w:bookmarkStart w:id="161" w:name="_Toc231927748"/>
      <w:bookmarkStart w:id="162" w:name="_Toc235283043"/>
      <w:bookmarkStart w:id="163" w:name="_Toc239784801"/>
      <w:r>
        <w:rPr>
          <w:lang w:val="fr-CA"/>
        </w:rPr>
        <w:lastRenderedPageBreak/>
        <w:t>Annexe A : Apprentissages du programme mobilisés</w:t>
      </w:r>
      <w:bookmarkEnd w:id="161"/>
      <w:bookmarkEnd w:id="162"/>
      <w:bookmarkEnd w:id="163"/>
    </w:p>
    <w:p w14:paraId="1A704309" w14:textId="77777777" w:rsidR="0072088D" w:rsidRDefault="00B624A8">
      <w:pPr>
        <w:jc w:val="both"/>
        <w:rPr>
          <w:lang w:val="fr-CA"/>
        </w:rPr>
      </w:pPr>
      <w:r>
        <w:rPr>
          <w:lang w:val="fr-CA"/>
        </w:rPr>
        <w:t xml:space="preserve">Conformément aux recommandations du guide Le projet supervisé à la M. Sc. : Nature et exigences (HEC Montréal, 2026, section 2), cette annexe décrit les apprentissages du programme de M. Sc. que j’ai utilisés dans ce projet. Quatre cours ont directement influencé le travail. </w:t>
      </w:r>
    </w:p>
    <w:p w14:paraId="5FC873EE" w14:textId="77777777" w:rsidR="00CA74D6" w:rsidRDefault="00CA74D6">
      <w:pPr>
        <w:jc w:val="both"/>
        <w:rPr>
          <w:lang w:val="fr-CA"/>
        </w:rPr>
      </w:pPr>
    </w:p>
    <w:p w14:paraId="28144C20" w14:textId="77777777" w:rsidR="0072088D" w:rsidRDefault="00B624A8">
      <w:pPr>
        <w:pStyle w:val="Heading2"/>
        <w:keepNext/>
        <w:keepLines/>
        <w:rPr>
          <w:lang w:val="fr-CA"/>
        </w:rPr>
      </w:pPr>
      <w:bookmarkStart w:id="164" w:name="_Toc239784802"/>
      <w:r>
        <w:rPr>
          <w:lang w:val="fr-CA"/>
        </w:rPr>
        <w:t>MATH 60210 · Méthodes économétriques en finance</w:t>
      </w:r>
      <w:bookmarkEnd w:id="164"/>
    </w:p>
    <w:p w14:paraId="2DB93939" w14:textId="77777777" w:rsidR="00CA74D6" w:rsidRPr="00CA74D6" w:rsidRDefault="00CA74D6" w:rsidP="00CA74D6">
      <w:pPr>
        <w:jc w:val="both"/>
        <w:rPr>
          <w:lang w:val="fr-CA"/>
        </w:rPr>
      </w:pPr>
      <w:r>
        <w:rPr>
          <w:lang w:val="fr-CA"/>
        </w:rPr>
        <w:t xml:space="preserve">Premièrement, ce cours a fourni les principales méthodes d’estimation utilisées dans le rapport. À la section 4.8.1, les modèles probit et logit et leurs effets marginaux moyens servent à vérifier si les résultats dépendent de la forme choisie. Le test de Wald permet ensuite de comparer directement les coefficients des deux catégories de réserves. Nous avons décidé de faire cette comparaison puisque la question de recherche porte sur l’égalité </w:t>
      </w:r>
      <w:r>
        <w:t>β</w:t>
      </w:r>
      <w:r>
        <w:rPr>
          <w:lang w:val="fr-CA"/>
        </w:rPr>
        <w:t xml:space="preserve">₁ = </w:t>
      </w:r>
      <w:r>
        <w:t>β</w:t>
      </w:r>
      <w:r>
        <w:rPr>
          <w:lang w:val="fr-CA"/>
        </w:rPr>
        <w:t xml:space="preserve">₂, et non sur la pertinence de chaque coefficient pris séparément.</w:t>
      </w:r>
    </w:p>
    <w:p w14:paraId="35D51221" w14:textId="77777777" w:rsidR="00CA74D6" w:rsidRDefault="00CA74D6" w:rsidP="00CA74D6">
      <w:pPr>
        <w:jc w:val="both"/>
        <w:rPr>
          <w:lang w:val="fr-CA"/>
        </w:rPr>
      </w:pPr>
      <w:r>
        <w:rPr>
          <w:lang w:val="fr-CA"/>
        </w:rPr>
        <w:t xml:space="preserve">Le cours a aussi montré l’importance d’éviter le surajustement, c’est-à-dire la recherche d’un modèle qui produit seulement les résultats souhaités. Les trois variables étudiées ont donc été déterminées avant l’estimation. La section 4.8 reprend ensuite les mêmes modèles sous différentes hypothèses. L’absence de correction pour les tests multiples est clairement indiquée comme une limite.</w:t>
      </w:r>
    </w:p>
    <w:p w14:paraId="4A254E56" w14:textId="77777777" w:rsidR="00CA74D6" w:rsidRPr="00CA74D6" w:rsidRDefault="00CA74D6" w:rsidP="00CA74D6">
      <w:pPr>
        <w:jc w:val="both"/>
        <w:rPr>
          <w:lang w:val="fr-CA"/>
        </w:rPr>
      </w:pPr>
      <w:r>
        <w:rPr>
          <w:lang w:val="fr-CA"/>
        </w:rPr>
        <w:t xml:space="preserve">Enfin, un résultat non significatif ne prouve pas nécessairement l’absence d’un effet. Le résultat temporel est donc accompagné d’un calcul de l’effet minimal détectable. Cela permet de préciser la taille de l’effet que les données pouvaient réellement détecter.</w:t>
      </w:r>
    </w:p>
    <w:p w14:paraId="143B04A0" w14:textId="77777777" w:rsidR="00CA74D6" w:rsidRDefault="00CA74D6">
      <w:pPr>
        <w:jc w:val="both"/>
        <w:rPr>
          <w:lang w:val="fr-CA"/>
        </w:rPr>
      </w:pPr>
    </w:p>
    <w:p w14:paraId="372D1743" w14:textId="77777777" w:rsidR="0072088D" w:rsidRDefault="00B624A8">
      <w:pPr>
        <w:pStyle w:val="Heading2"/>
        <w:keepNext/>
        <w:keepLines/>
        <w:rPr>
          <w:lang w:val="fr-CA"/>
        </w:rPr>
      </w:pPr>
      <w:bookmarkStart w:id="165" w:name="_Toc239784803"/>
      <w:r>
        <w:rPr>
          <w:lang w:val="fr-CA"/>
        </w:rPr>
        <w:t>MATH 60207 · Méthodologie de la finance empirique</w:t>
      </w:r>
      <w:bookmarkEnd w:id="165"/>
    </w:p>
    <w:p w14:paraId="57E23477" w14:textId="77777777" w:rsidR="00CA74D6" w:rsidRDefault="00CA74D6" w:rsidP="0074744E">
      <w:pPr>
        <w:jc w:val="both"/>
        <w:rPr>
          <w:lang w:val="fr-CA"/>
        </w:rPr>
      </w:pPr>
      <w:r>
        <w:rPr>
          <w:lang w:val="fr-CA"/>
        </w:rPr>
        <w:t xml:space="preserve">Deuxièmement, ce cours porte sur toutes les étapes qui permettent de passer des données brutes aux résultats, notamment l’analyse, la visualisation et l’utilisation des outils numériques. Dans ce projet, le travail a commencé par l’importation d’un fichier de 197 025 lignes et par la définition de l’unité d’observation. Il a ensuite fallu </w:t>
        <w:lastRenderedPageBreak/>
        <w:t xml:space="preserve">regrouper 2 071 lignes supplémentaires associées aux mêmes sites et exercices, extraire des identifiants contenus dans un champ textuel et uniformiser les noms des bandes. Les données ont ensuite été appariées à une source externe.</w:t>
      </w:r>
    </w:p>
    <w:p w14:paraId="1C038BE1" w14:textId="77777777" w:rsidR="0074744E" w:rsidRPr="0074744E" w:rsidRDefault="0074744E" w:rsidP="0074744E">
      <w:pPr>
        <w:jc w:val="both"/>
        <w:rPr>
          <w:lang w:val="fr-CA"/>
        </w:rPr>
      </w:pPr>
      <w:r>
        <w:rPr>
          <w:lang w:val="fr-CA"/>
        </w:rPr>
        <w:t xml:space="preserve">L’importance accordée par le cours à la vérification des données avant l’analyse a également influencé deux choix méthodologiques. En premier lieu, les classifications manquantes sont conservées comme valeurs manquantes plutôt que remplacées par zéro. Cela permet de distinguer un site qui n’est pas prioritaire d’un site qui n’a simplement pas été classé. </w:t>
      </w:r>
      <w:del w:id="9048" w:author="Claude (vérification)" w:date="2026-10-01T00:00:00Z">
        <w:r>
          <w:rPr>
            <w:lang w:val="fr-CA"/>
          </w:rPr>
          <w:delText xml:space="preserve">Aussi</w:delText>
        </w:r>
      </w:del>
      <w:ins w:id="9049" w:author="Claude (vérification)" w:date="2026-10-01T00:00:00Z">
        <w:r>
          <w:rPr>
            <w:lang w:val="fr-CA"/>
          </w:rPr>
          <w:t xml:space="preserve">En second lieu</w:t>
        </w:r>
      </w:ins>
      <w:r>
        <w:rPr>
          <w:lang w:val="fr-CA"/>
        </w:rPr>
        <w:t xml:space="preserve">, l’appariement conserve une trace de la méthode utilisée. Les six faux positifs trouvés lors de la vérification manuelle montrent qu’un taux de correspondance élevé ne garantit pas un bon appariement. Le carnet Python contient des contrôles et des tests automatiques qui arrêtent l’exécution lorsqu’ils détectent un effectif inattendu, une structure de données invalide ou un calcul illogique.</w:t>
      </w:r>
    </w:p>
    <w:p w14:paraId="4F19F7A0" w14:textId="77777777" w:rsidR="0072088D" w:rsidRPr="0074744E" w:rsidRDefault="00B624A8" w:rsidP="0074744E">
      <w:pPr>
        <w:pStyle w:val="Heading2"/>
        <w:keepNext/>
        <w:keepLines/>
        <w:rPr>
          <w:lang w:val="fr-CA"/>
        </w:rPr>
      </w:pPr>
      <w:bookmarkStart w:id="166" w:name="_Toc239784804"/>
      <w:r>
        <w:rPr>
          <w:lang w:val="fr-CA"/>
        </w:rPr>
        <w:t>MATH 60837 · Économétrie : séries temporelles</w:t>
      </w:r>
      <w:bookmarkEnd w:id="166"/>
    </w:p>
    <w:p w14:paraId="323D9A81" w14:textId="77777777" w:rsidR="001E29B4" w:rsidRPr="001E29B4" w:rsidRDefault="001E29B4" w:rsidP="001E29B4">
      <w:pPr>
        <w:jc w:val="both"/>
        <w:rPr>
          <w:lang w:val="fr-CA"/>
        </w:rPr>
      </w:pPr>
      <w:r>
        <w:rPr>
          <w:lang w:val="fr-CA"/>
        </w:rPr>
        <w:t xml:space="preserve">Troisièmement, ce cours a aidé à évaluer les possibilités et les limites de l’analyse temporelle. Les données du FCSI sont organisées par site et par exercice. Cependant, nous avons constaté que les deux principales variables étudiées ne changent pas au fil du temps pour un même site. Un modèle à effets fixes de site ne peut donc pas servir à les analyser, puisqu’il éliminerait toute leur variation. La variable higheststepcompleted évolue dans le temps et a été retenue pour l’analyse de la section 4.8.6. L’indicateur closed et les dépenses varient aussi, mais leur interprétation demanderait une analyse distincte. </w:t>
      </w:r>
    </w:p>
    <w:p w14:paraId="005D177E" w14:textId="77777777" w:rsidR="001E29B4" w:rsidRPr="001E29B4" w:rsidRDefault="001E29B4" w:rsidP="001E29B4">
      <w:pPr>
        <w:jc w:val="both"/>
        <w:rPr>
          <w:lang w:val="fr-CA"/>
        </w:rPr>
      </w:pPr>
      <w:r>
        <w:rPr>
          <w:lang w:val="fr-CA"/>
        </w:rPr>
        <w:t xml:space="preserve">Le cours a aussi permis de déterminer les conditions nécessaires à une analyse temporelle solide, dont des dates d’adoption complètes, une variation suffisante du traitement et la possibilité de vérifier les tendances avant le traitement. L’analyse montre que les données disponibles ne remplissent pas entièrement ces conditions. Parmi les 4 503 sites situés sur une réserve, seulement 334 changent de statut pendant la période étudiée.</w:t>
      </w:r>
    </w:p>
    <w:p w14:paraId="0E5ADAF9" w14:textId="77777777" w:rsidR="001E29B4" w:rsidRPr="001E29B4" w:rsidRDefault="001E29B4" w:rsidP="001E29B4">
      <w:pPr>
        <w:jc w:val="both"/>
        <w:rPr>
          <w:lang w:val="fr-CA"/>
        </w:rPr>
      </w:pPr>
      <w:r>
        <w:rPr>
          <w:lang w:val="fr-CA"/>
        </w:rPr>
        <w:t xml:space="preserve">C’est pourquoi le résultat temporel est présenté comme exploratoire.</w:t>
      </w:r>
    </w:p>
    <w:p w14:paraId="4E8F3DA7" w14:textId="77777777" w:rsidR="0072088D" w:rsidRDefault="0072088D">
      <w:pPr>
        <w:jc w:val="both"/>
        <w:rPr>
          <w:lang w:val="fr-CA"/>
        </w:rPr>
      </w:pPr>
    </w:p>
    <w:p w14:paraId="683D048A" w14:textId="77777777" w:rsidR="0072088D" w:rsidRDefault="00B624A8">
      <w:pPr>
        <w:pStyle w:val="Heading2"/>
        <w:keepNext/>
        <w:keepLines/>
        <w:rPr>
          <w:lang w:val="fr-CA"/>
        </w:rPr>
      </w:pPr>
      <w:bookmarkStart w:id="167" w:name="_Toc239784805"/>
      <w:r>
        <w:rPr>
          <w:lang w:val="fr-CA"/>
        </w:rPr>
        <w:lastRenderedPageBreak/>
        <w:t>ETHI 66200 · La conduite responsable de la recherche</w:t>
      </w:r>
      <w:bookmarkEnd w:id="167"/>
    </w:p>
    <w:p w14:paraId="07E4227D" w14:textId="77777777" w:rsidR="008D1EFF" w:rsidRDefault="008D1EFF">
      <w:pPr>
        <w:jc w:val="both"/>
        <w:rPr>
          <w:lang w:val="fr-CA"/>
        </w:rPr>
      </w:pPr>
      <w:r>
        <w:rPr>
          <w:lang w:val="fr-CA"/>
        </w:rPr>
        <w:t xml:space="preserve">Cet atelier m’a guidé dans la conduite d’un projet portant sur des communautés des Premières Nations. J’ai appliqué trois de ses exigences.</w:t>
      </w:r>
    </w:p>
    <w:p w14:paraId="560BCEA8" w14:textId="77777777" w:rsidR="008D1EFF" w:rsidRPr="008D1EFF" w:rsidRDefault="00B624A8">
      <w:pPr>
        <w:jc w:val="both"/>
        <w:rPr>
          <w:lang w:val="fr-CA"/>
        </w:rPr>
      </w:pPr>
      <w:del w:id="9060" w:author="Claude (vérification)" w:date="2026-10-01T00:00:00Z">
        <w:r>
          <w:rPr>
            <w:lang w:val="fr-CA"/>
          </w:rPr>
          <w:delText xml:space="preserve"> </w:delText>
        </w:r>
      </w:del>
      <w:r>
        <w:rPr>
          <w:lang w:val="fr-CA"/>
        </w:rPr>
        <w:t xml:space="preserve">La première consiste à éviter la surinterprétation. Le FCSI recense des sites fédéraux déjà connus ou soupçonnés, de sorte que les proportions estimées décrivent des classifications administratives parmi les sites inscrits et non un taux de contamination des réserves. Cette précision est prise en compte sous les tableaux pour éviter une interprétation que les données ne permettent pas de soutenir.</w:t>
      </w:r>
    </w:p>
    <w:p w14:paraId="1E03D42E" w14:textId="77777777" w:rsidR="008D1EFF" w:rsidRDefault="00B624A8">
      <w:pPr>
        <w:jc w:val="both"/>
        <w:rPr>
          <w:lang w:val="fr-CA"/>
        </w:rPr>
      </w:pPr>
      <w:r>
        <w:rPr>
          <w:lang w:val="fr-CA"/>
        </w:rPr>
        <w:t xml:space="preserve">La deuxième est la traçabilité. Le carnet conserve la méthode utilisée pour chaque appariement ainsi que les cas ambigus qui ont été mis de côté. Une autre personne peut ainsi examiner une correspondance précise sans remettre en question toute la procédure. </w:t>
      </w:r>
    </w:p>
    <w:p w14:paraId="13EFB7B0" w14:textId="77777777" w:rsidR="00F627A2" w:rsidRPr="008D1EFF" w:rsidRDefault="008D1EFF">
      <w:pPr>
        <w:tabs>
          <w:tab w:val="right" w:leader="dot" w:pos="9350"/>
        </w:tabs>
        <w:rPr>
          <w:rFonts w:eastAsiaTheme="minorEastAsia"/>
          <w:noProof/>
          <w:kern w:val="2"/>
          <w:lang w:val="fr-CA" w:eastAsia="en-US"/>
          <w14:ligatures w14:val="standardContextual"/>
        </w:rPr>
      </w:pPr>
      <w:r>
        <w:rPr>
          <w:lang w:val="fr-CA"/>
        </w:rPr>
        <w:t xml:space="preserve">Finalement, le troisième principe est de présenter les résultats avec transparence. L’analyse présente un coefficient temporel non significatif et une diminution de l’écart de statut actif après l’ajout des variables géographiques. Même s’ils soutiennent moins clairement l’hypothèse initiale, ces résultats sont présentés pour rendre compte de l’ensemble de l’analyse.</w:t>
      </w:r>
    </w:p>
    <w:sectPr w:rsidR="00F627A2" w:rsidRPr="008D1EFF" w:rsidSect="002E18E1">
      <w:headerReference w:type="default" r:id="rId16"/>
      <w:footerReference w:type="default" r:id="rId17"/>
      <w:headerReference w:type="first" r:id="rId18"/>
      <w:footerReference w:type="first" r:id="rId19"/>
      <w:pgSz w:w="12240" w:h="15840"/>
      <w:pgMar w:top="1411" w:right="2160" w:bottom="1411" w:left="2160" w:header="706" w:footer="706"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8" w:author="Révision bibliographique" w:date="2026-09-08T21:54:00Z" w:initials="">
    <w:p w14:paraId="6E669FA5" w14:textId="77777777" w:rsidR="002862B5" w:rsidRDefault="006E12E9">
      <w:r>
        <w:rPr>
          <w:rStyle w:val="CommentReference"/>
        </w:rPr>
        <w:annotationRef/>
      </w:r>
      <w:r w:rsidR="00000000">
        <w:t>Trois entrées sans citation retrouvée dans le rapport ont été retirées : Callaway et Sant’Anna (2021), Environnement et Changement climatique Canada (2022), et Services aux Autochtones Canada (2014). Aucune année n’a été inventée pour cette dernière. Une copie antérieure est conservée.</w:t>
      </w:r>
    </w:p>
  </w:comment>
  <w:comment w:id="159" w:author="Révision bibliographique" w:date="2026-09-08T21:54:00Z" w:initials="">
    <w:p w14:paraId="72076C6F" w14:textId="77777777" w:rsidR="002862B5" w:rsidRDefault="006E12E9">
      <w:r>
        <w:rPr>
          <w:rStyle w:val="CommentReference"/>
        </w:rPr>
        <w:annotationRef/>
      </w:r>
      <w:r w:rsidR="00000000">
        <w:t>Titre et lien précisés. L’année 2026 correspond à la mention « Mise à jour : mai 2026 » dans les pages du guide officiel consulté le 8 septembre 2026. Sa couverture porte encore décembre 2025; la version retenue est donc explicitée dans la référence. La citation dans le texte a aussi été harmonisée.</w:t>
      </w:r>
    </w:p>
  </w:comment>
  <w:comment w:id="160" w:author="Révision bibliographique" w:date="2026-09-08T21:54:00Z" w:initials="">
    <w:p w14:paraId="21D7C2F5" w14:textId="77777777" w:rsidR="002862B5" w:rsidRDefault="006E12E9">
      <w:r>
        <w:rPr>
          <w:rStyle w:val="CommentReference"/>
        </w:rPr>
        <w:annotationRef/>
      </w:r>
      <w:r w:rsidR="00000000">
        <w:t>Numéro corrigé d’après le sommaire de Public Choice : volume 178, numéros 1–2, pages 289–309. L’année 2019 est conservée. https://link.springer.com/journal/11127/volumes-and-issues/178-1</w:t>
      </w:r>
    </w:p>
  </w:comment>
  <w:comment w:id="161" w:author="Claude (vérification)" w:date="2026-10-02T02:10:58Z" w:initials="CV">
    <w:p w14:paraId="0D590D98" w14:textId="77777777">
      <w:r>
        <w:rPr>
          <w:rStyle w:val="CommentReference"/>
        </w:rPr>
        <w:annotationRef/>
      </w:r>
      <w:r>
        <w:rPr>
          <w:color w:val="000000"/>
          <w:sz w:val="20"/>
          <w:szCs w:val="20"/>
        </w:rPr>
        <w:t xml:space="preserve">Date de la page titre : « Juillet 2026 », alors que le texte cite des sources consultées jusqu’au 8 septembre 2026. Remplacer par le mois de dépôt réel.</w:t>
      </w:r>
    </w:p>
  </w:comment>
  <w:comment w:id="162" w:author="Claude (vérification)" w:date="2026-10-02T02:10:58Z" w:initials="CV">
    <w:p w14:paraId="263053EC" w14:textId="77777777">
      <w:r>
        <w:rPr>
          <w:rStyle w:val="CommentReference"/>
        </w:rPr>
        <w:annotationRef/>
      </w:r>
      <w:r>
        <w:rPr>
          <w:color w:val="000000"/>
          <w:sz w:val="20"/>
          <w:szCs w:val="20"/>
        </w:rPr>
        <w:t xml:space="preserve">Après acceptation des modifications, mettre à jour la table (clic droit &gt; Mettre à jour les champs &gt; Mettre à jour toute la table). La section 4.8.1, désormais en style Titre 3, y apparaîtra ; elle en était absente.</w:t>
      </w:r>
    </w:p>
  </w:comment>
  <w:comment w:id="163" w:author="Claude (vérification)" w:date="2026-10-02T02:10:59Z" w:initials="CV">
    <w:p w14:paraId="7C685FDF" w14:textId="77777777">
      <w:r>
        <w:rPr>
          <w:rStyle w:val="CommentReference"/>
        </w:rPr>
        <w:annotationRef/>
      </w:r>
      <w:r>
        <w:rPr>
          <w:color w:val="000000"/>
          <w:sz w:val="20"/>
          <w:szCs w:val="20"/>
        </w:rPr>
        <w:t xml:space="preserve">Trois affirmations factuelles corrigées en mode révision : (1) toutes les Premières Nations n’ont pas de réserve ; (2) la Loi sur les Indiens ne regroupe pas l’ensemble de la législation autochtone (la LGTPN de 1999 et la LGFPN de 2005, citées plus loin, en sont la preuve) ; (3) la compétence fédérale découle de l’art. 91(24) de la Loi constitutionnelle de 1867 et non de la Loi sur les Indiens. Une correction semblable figurait dans une version de travail antérieure (dossier tmp/) mais n’est plus dans la v4.</w:t>
      </w:r>
    </w:p>
  </w:comment>
  <w:comment w:id="164" w:author="Claude (vérification)" w:date="2026-10-02T02:10:59Z" w:initials="CV">
    <w:p w14:paraId="35BA64FF" w14:textId="77777777">
      <w:r>
        <w:rPr>
          <w:rStyle w:val="CommentReference"/>
        </w:rPr>
        <w:annotationRef/>
      </w:r>
      <w:r>
        <w:rPr>
          <w:color w:val="000000"/>
          <w:sz w:val="20"/>
          <w:szCs w:val="20"/>
        </w:rPr>
        <w:t xml:space="preserve">Appel « (EPTC 2, 2022) » : l’entrée de bibliographie commence par « Conseil de recherches en sciences humaines du Canada… (2022) ». Harmoniser l’appel et l’entrée (par exemple, faire commencer l’entrée par « EPTC 2 »).</w:t>
      </w:r>
    </w:p>
  </w:comment>
  <w:comment w:id="165" w:author="Claude (vérification)" w:date="2026-10-02T02:10:59Z" w:initials="CV">
    <w:p w14:paraId="5E81FFAE" w14:textId="77777777">
      <w:r>
        <w:rPr>
          <w:rStyle w:val="CommentReference"/>
        </w:rPr>
        <w:annotationRef/>
      </w:r>
      <w:r>
        <w:rPr>
          <w:color w:val="000000"/>
          <w:sz w:val="20"/>
          <w:szCs w:val="20"/>
        </w:rPr>
        <w:t xml:space="preserve">Mise en page : pour les figures 3.1, 4.2 et 4.3, la légende et la ligne Source sont placées au-dessus de l’image ; pour la figure 4.1, l’image précède la légende. Harmoniser les quatre figures (la ligne Source va normalement sous l’image).</w:t>
      </w:r>
    </w:p>
  </w:comment>
  <w:comment w:id="166" w:author="Claude (vérification)" w:date="2026-10-02T02:10:59Z" w:initials="CV">
    <w:p w14:paraId="5A5C1D8F" w14:textId="77777777">
      <w:r>
        <w:rPr>
          <w:rStyle w:val="CommentReference"/>
        </w:rPr>
        <w:annotationRef/>
      </w:r>
      <w:r>
        <w:rPr>
          <w:color w:val="000000"/>
          <w:sz w:val="20"/>
          <w:szCs w:val="20"/>
        </w:rPr>
        <w:t xml:space="preserve">Suggestion de fond, non appliquée : avec une seule province et sans effets fixes, l’écart FNLM – autres réserves de la C.-B. équivaut à une comparaison directe entre réserves. Il se compare donc au δ du Tableau 4.4 (haute priorité -10,1 ; actif +5,3) plutôt qu’au β₁ − β₂ du modèle groupé (-14,9). Lu ainsi, l’écart de haute priorité est presque identique en C.-B. (-9,3) et au pays (-10,1), alors que l’écart de statut actif est plus grand en C.-B. (11,7 contre 5,3). Cette lecture est plus cohérente avec la section 4.3.4.</w:t>
      </w:r>
    </w:p>
  </w:comment>
  <w:comment w:id="167" w:author="Claude (vérification)" w:date="2026-10-02T02:11:00Z" w:initials="CV">
    <w:p w14:paraId="6F30C69C" w14:textId="77777777">
      <w:r>
        <w:rPr>
          <w:rStyle w:val="CommentReference"/>
        </w:rPr>
        <w:annotationRef/>
      </w:r>
      <w:r>
        <w:rPr>
          <w:color w:val="000000"/>
          <w:sz w:val="20"/>
          <w:szCs w:val="20"/>
        </w:rPr>
        <w:t xml:space="preserve">La section 4.8.4 ne mentionne pas ce conflit de source, et la « table historique SAC/SIC » ne figure pas dans les références. Le code (cellule 29 du carnet) retient le 1er janvier 2000 pour les deux nations. La phrase est reformulée pour être autonome ; ajouter la source SAC/SIC aux références si elle est conservée.</w:t>
      </w:r>
    </w:p>
  </w:comment>
  <w:comment w:id="168" w:author="Claude (vérification)" w:date="2026-10-02T02:11:00Z" w:initials="CV">
    <w:p w14:paraId="7C2D2862" w14:textId="77777777">
      <w:r>
        <w:rPr>
          <w:rStyle w:val="CommentReference"/>
        </w:rPr>
        <w:annotationRef/>
      </w:r>
      <w:r>
        <w:rPr>
          <w:color w:val="000000"/>
          <w:sz w:val="20"/>
          <w:szCs w:val="20"/>
        </w:rPr>
        <w:t xml:space="preserve">Ajout proposé : l’annexe A (cours MATH 60210) affirme que l’absence de correction pour tests multiples est « clairement indiquée comme une limite », mais aucune section du rapport ne le disait. Cette phrase comble l’écart ; sinon, retirer l’affirmation de l’annexe.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669FA5" w15:done="0"/>
  <w15:commentEx w15:paraId="72076C6F" w15:done="0"/>
  <w15:commentEx w15:paraId="21D7C2F5" w15:done="0"/>
  <w15:commentEx w15:paraId="0D590D98" w15:done="0"/>
  <w15:commentEx w15:paraId="263053EC" w15:done="0"/>
  <w15:commentEx w15:paraId="7C685FDF" w15:done="0"/>
  <w15:commentEx w15:paraId="35BA64FF" w15:done="0"/>
  <w15:commentEx w15:paraId="5E81FFAE" w15:done="0"/>
  <w15:commentEx w15:paraId="5A5C1D8F" w15:done="0"/>
  <w15:commentEx w15:paraId="6F30C69C" w15:done="0"/>
  <w15:commentEx w15:paraId="7C2D28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59781F7" w16cex:dateUtc="2026-10-02T02:10:58Z"/>
  <w16cex:commentExtensible w16cex:durableId="40CC0EDE" w16cex:dateUtc="2026-10-02T02:10:58Z"/>
  <w16cex:commentExtensible w16cex:durableId="02B8425A" w16cex:dateUtc="2026-10-02T02:10:59Z"/>
  <w16cex:commentExtensible w16cex:durableId="2FD5C883" w16cex:dateUtc="2026-10-02T02:10:59Z"/>
  <w16cex:commentExtensible w16cex:durableId="79B48241" w16cex:dateUtc="2026-10-02T02:10:59Z"/>
  <w16cex:commentExtensible w16cex:durableId="67AD5F95" w16cex:dateUtc="2026-10-02T02:10:59Z"/>
  <w16cex:commentExtensible w16cex:durableId="6278CCDA" w16cex:dateUtc="2026-10-02T02:11:00Z"/>
  <w16cex:commentExtensible w16cex:durableId="3BFB8339" w16cex:dateUtc="2026-10-02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669FA5" w16cid:durableId="594B74BF"/>
  <w16cid:commentId w16cid:paraId="72076C6F" w16cid:durableId="74965BF1"/>
  <w16cid:commentId w16cid:paraId="21D7C2F5" w16cid:durableId="51A07E15"/>
  <w16cid:commentId w16cid:paraId="0D590D98" w16cid:durableId="059781F7"/>
  <w16cid:commentId w16cid:paraId="263053EC" w16cid:durableId="40CC0EDE"/>
  <w16cid:commentId w16cid:paraId="7C685FDF" w16cid:durableId="02B8425A"/>
  <w16cid:commentId w16cid:paraId="35BA64FF" w16cid:durableId="2FD5C883"/>
  <w16cid:commentId w16cid:paraId="5E81FFAE" w16cid:durableId="79B48241"/>
  <w16cid:commentId w16cid:paraId="5A5C1D8F" w16cid:durableId="67AD5F95"/>
  <w16cid:commentId w16cid:paraId="6F30C69C" w16cid:durableId="6278CCDA"/>
  <w16cid:commentId w16cid:paraId="7C2D2862" w16cid:durableId="3BFB83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59ABA" w14:textId="77777777" w:rsidR="000924E0" w:rsidRDefault="000924E0">
      <w:r>
        <w:separator/>
      </w:r>
    </w:p>
  </w:endnote>
  <w:endnote w:type="continuationSeparator" w:id="0">
    <w:p w14:paraId="2401DEAB" w14:textId="77777777" w:rsidR="000924E0" w:rsidRDefault="0009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in Modern Roman">
    <w:altName w:val="Cambria"/>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A133A" w14:textId="77777777" w:rsidR="0089432F" w:rsidRDefault="00B624A8">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50</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932F" w14:textId="77777777" w:rsidR="0089432F" w:rsidRDefault="00B624A8">
    <w:pPr>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50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82D9E" w14:textId="77777777" w:rsidR="000924E0" w:rsidRDefault="000924E0">
      <w:r>
        <w:separator/>
      </w:r>
    </w:p>
  </w:footnote>
  <w:footnote w:type="continuationSeparator" w:id="0">
    <w:p w14:paraId="6775F36E" w14:textId="77777777" w:rsidR="000924E0" w:rsidRDefault="0009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B7C6" w14:textId="77777777" w:rsidR="0089432F" w:rsidRDefault="00B624A8">
    <w:pPr>
      <w:jc w:val="right"/>
    </w:pPr>
    <w:r>
      <w:rPr>
        <w:i/>
        <w:iCs/>
        <w:color w:val="888888"/>
        <w:sz w:val="16"/>
        <w:szCs w:val="16"/>
      </w:rPr>
      <w:t>HEC Montréal — Projet supervisé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2590" w14:textId="77777777" w:rsidR="0089432F" w:rsidRDefault="00B624A8">
    <w:pPr>
      <w:jc w:val="right"/>
    </w:pPr>
    <w:r>
      <w:rPr>
        <w:i/>
        <w:iCs/>
        <w:color w:val="888888"/>
        <w:sz w:val="16"/>
        <w:szCs w:val="16"/>
      </w:rPr>
      <w:t>HEC Montréal — Projet supervisé</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32F"/>
    <w:rsid w:val="0000547A"/>
    <w:rsid w:val="00010FD0"/>
    <w:rsid w:val="00015661"/>
    <w:rsid w:val="00017171"/>
    <w:rsid w:val="0001737E"/>
    <w:rsid w:val="000240DD"/>
    <w:rsid w:val="00025E11"/>
    <w:rsid w:val="00037619"/>
    <w:rsid w:val="00057331"/>
    <w:rsid w:val="00062F7B"/>
    <w:rsid w:val="00063730"/>
    <w:rsid w:val="000647BC"/>
    <w:rsid w:val="00064E07"/>
    <w:rsid w:val="00067B27"/>
    <w:rsid w:val="0007219D"/>
    <w:rsid w:val="00076AD8"/>
    <w:rsid w:val="00076F52"/>
    <w:rsid w:val="00085AC4"/>
    <w:rsid w:val="000924E0"/>
    <w:rsid w:val="00094EBB"/>
    <w:rsid w:val="00096D22"/>
    <w:rsid w:val="000A299E"/>
    <w:rsid w:val="000B154C"/>
    <w:rsid w:val="000C01CF"/>
    <w:rsid w:val="000D0068"/>
    <w:rsid w:val="000D4B2E"/>
    <w:rsid w:val="000D6D34"/>
    <w:rsid w:val="000E5176"/>
    <w:rsid w:val="000F1E4A"/>
    <w:rsid w:val="000F5537"/>
    <w:rsid w:val="00100C74"/>
    <w:rsid w:val="00102EE6"/>
    <w:rsid w:val="00113693"/>
    <w:rsid w:val="001137FF"/>
    <w:rsid w:val="001230DB"/>
    <w:rsid w:val="00126E4C"/>
    <w:rsid w:val="00140B55"/>
    <w:rsid w:val="00142218"/>
    <w:rsid w:val="001442D7"/>
    <w:rsid w:val="00146CED"/>
    <w:rsid w:val="00153BA2"/>
    <w:rsid w:val="001555C7"/>
    <w:rsid w:val="001763BE"/>
    <w:rsid w:val="00180FD8"/>
    <w:rsid w:val="001818FB"/>
    <w:rsid w:val="00181A8E"/>
    <w:rsid w:val="00181CCE"/>
    <w:rsid w:val="0018247B"/>
    <w:rsid w:val="001834B9"/>
    <w:rsid w:val="001932B5"/>
    <w:rsid w:val="001940BA"/>
    <w:rsid w:val="00195C3C"/>
    <w:rsid w:val="001A291A"/>
    <w:rsid w:val="001A5B29"/>
    <w:rsid w:val="001A62B1"/>
    <w:rsid w:val="001B12B5"/>
    <w:rsid w:val="001B3F88"/>
    <w:rsid w:val="001C5770"/>
    <w:rsid w:val="001D1E43"/>
    <w:rsid w:val="001D1E59"/>
    <w:rsid w:val="001D3437"/>
    <w:rsid w:val="001D55CC"/>
    <w:rsid w:val="001D7388"/>
    <w:rsid w:val="001E1735"/>
    <w:rsid w:val="001E1BC4"/>
    <w:rsid w:val="001E29B4"/>
    <w:rsid w:val="001E2C5A"/>
    <w:rsid w:val="001E711D"/>
    <w:rsid w:val="001F101A"/>
    <w:rsid w:val="001F3374"/>
    <w:rsid w:val="00205AD3"/>
    <w:rsid w:val="002077BC"/>
    <w:rsid w:val="00212D78"/>
    <w:rsid w:val="00215F0D"/>
    <w:rsid w:val="002238A8"/>
    <w:rsid w:val="002360B3"/>
    <w:rsid w:val="00247258"/>
    <w:rsid w:val="002536BC"/>
    <w:rsid w:val="002609FE"/>
    <w:rsid w:val="002723C7"/>
    <w:rsid w:val="0028000C"/>
    <w:rsid w:val="0028147A"/>
    <w:rsid w:val="00286180"/>
    <w:rsid w:val="002862B5"/>
    <w:rsid w:val="002B2A57"/>
    <w:rsid w:val="002B5D70"/>
    <w:rsid w:val="002D679F"/>
    <w:rsid w:val="002E18E1"/>
    <w:rsid w:val="002E59BA"/>
    <w:rsid w:val="002E69DE"/>
    <w:rsid w:val="002F0374"/>
    <w:rsid w:val="002F290B"/>
    <w:rsid w:val="002F30EB"/>
    <w:rsid w:val="002F3576"/>
    <w:rsid w:val="002F4A4B"/>
    <w:rsid w:val="00303017"/>
    <w:rsid w:val="003044EA"/>
    <w:rsid w:val="00307D7F"/>
    <w:rsid w:val="00313873"/>
    <w:rsid w:val="00320403"/>
    <w:rsid w:val="003403D3"/>
    <w:rsid w:val="0034524B"/>
    <w:rsid w:val="003556AC"/>
    <w:rsid w:val="00356358"/>
    <w:rsid w:val="003631A5"/>
    <w:rsid w:val="0036589F"/>
    <w:rsid w:val="00371B4B"/>
    <w:rsid w:val="0037500E"/>
    <w:rsid w:val="0037730E"/>
    <w:rsid w:val="00377D73"/>
    <w:rsid w:val="00394E3D"/>
    <w:rsid w:val="00396147"/>
    <w:rsid w:val="003964CC"/>
    <w:rsid w:val="003A5091"/>
    <w:rsid w:val="003B5846"/>
    <w:rsid w:val="003B77E7"/>
    <w:rsid w:val="003C1362"/>
    <w:rsid w:val="003D4358"/>
    <w:rsid w:val="003E6BE1"/>
    <w:rsid w:val="003F0826"/>
    <w:rsid w:val="003F2C4C"/>
    <w:rsid w:val="003F687D"/>
    <w:rsid w:val="00410BEA"/>
    <w:rsid w:val="0042070A"/>
    <w:rsid w:val="00426534"/>
    <w:rsid w:val="00431E1C"/>
    <w:rsid w:val="00433814"/>
    <w:rsid w:val="00436C4F"/>
    <w:rsid w:val="00442531"/>
    <w:rsid w:val="004445AA"/>
    <w:rsid w:val="00474990"/>
    <w:rsid w:val="0048333E"/>
    <w:rsid w:val="00486EAC"/>
    <w:rsid w:val="00496DFB"/>
    <w:rsid w:val="004A6673"/>
    <w:rsid w:val="004B545F"/>
    <w:rsid w:val="004B62E1"/>
    <w:rsid w:val="004B7917"/>
    <w:rsid w:val="004C2989"/>
    <w:rsid w:val="004D1B75"/>
    <w:rsid w:val="004D5B1D"/>
    <w:rsid w:val="004E152C"/>
    <w:rsid w:val="00500739"/>
    <w:rsid w:val="00506DB1"/>
    <w:rsid w:val="00512DAC"/>
    <w:rsid w:val="0051445A"/>
    <w:rsid w:val="00515542"/>
    <w:rsid w:val="0051578C"/>
    <w:rsid w:val="005322F0"/>
    <w:rsid w:val="005450CF"/>
    <w:rsid w:val="0055337E"/>
    <w:rsid w:val="00562BDB"/>
    <w:rsid w:val="0056398D"/>
    <w:rsid w:val="005717A4"/>
    <w:rsid w:val="00573193"/>
    <w:rsid w:val="005758F9"/>
    <w:rsid w:val="00585FCD"/>
    <w:rsid w:val="0058777A"/>
    <w:rsid w:val="005927B9"/>
    <w:rsid w:val="005B5261"/>
    <w:rsid w:val="005C1F3E"/>
    <w:rsid w:val="005C3006"/>
    <w:rsid w:val="005D2A60"/>
    <w:rsid w:val="005D3087"/>
    <w:rsid w:val="005D3F5E"/>
    <w:rsid w:val="005E7630"/>
    <w:rsid w:val="005E790C"/>
    <w:rsid w:val="005F445F"/>
    <w:rsid w:val="00603B37"/>
    <w:rsid w:val="006072B6"/>
    <w:rsid w:val="0061268C"/>
    <w:rsid w:val="00613FD2"/>
    <w:rsid w:val="00624012"/>
    <w:rsid w:val="006242C8"/>
    <w:rsid w:val="006345B3"/>
    <w:rsid w:val="006364D3"/>
    <w:rsid w:val="0064019A"/>
    <w:rsid w:val="00644223"/>
    <w:rsid w:val="00646140"/>
    <w:rsid w:val="00646E68"/>
    <w:rsid w:val="006476CA"/>
    <w:rsid w:val="00672CCA"/>
    <w:rsid w:val="00675A86"/>
    <w:rsid w:val="00685C73"/>
    <w:rsid w:val="00694608"/>
    <w:rsid w:val="00694D03"/>
    <w:rsid w:val="00694D4D"/>
    <w:rsid w:val="00696593"/>
    <w:rsid w:val="006A10B2"/>
    <w:rsid w:val="006A2A72"/>
    <w:rsid w:val="006B1AA3"/>
    <w:rsid w:val="006B1B5D"/>
    <w:rsid w:val="006B40A4"/>
    <w:rsid w:val="006B4F09"/>
    <w:rsid w:val="006B7320"/>
    <w:rsid w:val="006C4D2C"/>
    <w:rsid w:val="006D060D"/>
    <w:rsid w:val="006E12E9"/>
    <w:rsid w:val="006E6396"/>
    <w:rsid w:val="006F6A8A"/>
    <w:rsid w:val="007054B8"/>
    <w:rsid w:val="0072088D"/>
    <w:rsid w:val="00735666"/>
    <w:rsid w:val="0073730A"/>
    <w:rsid w:val="00742299"/>
    <w:rsid w:val="00743369"/>
    <w:rsid w:val="0074744E"/>
    <w:rsid w:val="00754650"/>
    <w:rsid w:val="007574A3"/>
    <w:rsid w:val="0076222F"/>
    <w:rsid w:val="00775B90"/>
    <w:rsid w:val="0077724B"/>
    <w:rsid w:val="0078360F"/>
    <w:rsid w:val="00783F08"/>
    <w:rsid w:val="007876F3"/>
    <w:rsid w:val="00795326"/>
    <w:rsid w:val="00795331"/>
    <w:rsid w:val="007A0455"/>
    <w:rsid w:val="007A13BC"/>
    <w:rsid w:val="007B0CF5"/>
    <w:rsid w:val="007B57FA"/>
    <w:rsid w:val="007C07D4"/>
    <w:rsid w:val="007C2B1C"/>
    <w:rsid w:val="007C3188"/>
    <w:rsid w:val="007C6F55"/>
    <w:rsid w:val="007D0020"/>
    <w:rsid w:val="007D021F"/>
    <w:rsid w:val="007D5DE1"/>
    <w:rsid w:val="007E1750"/>
    <w:rsid w:val="007E2CFD"/>
    <w:rsid w:val="007E2D00"/>
    <w:rsid w:val="007F55F1"/>
    <w:rsid w:val="007F5DB8"/>
    <w:rsid w:val="008137A9"/>
    <w:rsid w:val="00832749"/>
    <w:rsid w:val="00835638"/>
    <w:rsid w:val="008441F3"/>
    <w:rsid w:val="0084599C"/>
    <w:rsid w:val="00846051"/>
    <w:rsid w:val="00851DEB"/>
    <w:rsid w:val="00854F3F"/>
    <w:rsid w:val="00862B7A"/>
    <w:rsid w:val="00863DB4"/>
    <w:rsid w:val="00863DCB"/>
    <w:rsid w:val="008644A1"/>
    <w:rsid w:val="00864C7D"/>
    <w:rsid w:val="008730B4"/>
    <w:rsid w:val="008744E3"/>
    <w:rsid w:val="00891442"/>
    <w:rsid w:val="0089276B"/>
    <w:rsid w:val="0089432F"/>
    <w:rsid w:val="00894569"/>
    <w:rsid w:val="00897392"/>
    <w:rsid w:val="008A1141"/>
    <w:rsid w:val="008A6B7F"/>
    <w:rsid w:val="008A7F56"/>
    <w:rsid w:val="008B640A"/>
    <w:rsid w:val="008B6660"/>
    <w:rsid w:val="008C6303"/>
    <w:rsid w:val="008C7C83"/>
    <w:rsid w:val="008D14DA"/>
    <w:rsid w:val="008D1EFF"/>
    <w:rsid w:val="008D4C1F"/>
    <w:rsid w:val="008D7F71"/>
    <w:rsid w:val="008E2BBC"/>
    <w:rsid w:val="008E3E2A"/>
    <w:rsid w:val="008E4B5B"/>
    <w:rsid w:val="008E64D6"/>
    <w:rsid w:val="008E6E28"/>
    <w:rsid w:val="008E717F"/>
    <w:rsid w:val="008F156C"/>
    <w:rsid w:val="008F483B"/>
    <w:rsid w:val="00901175"/>
    <w:rsid w:val="00901E19"/>
    <w:rsid w:val="00905FDA"/>
    <w:rsid w:val="00911A68"/>
    <w:rsid w:val="00916BE1"/>
    <w:rsid w:val="00917EAC"/>
    <w:rsid w:val="00920DC9"/>
    <w:rsid w:val="009238E3"/>
    <w:rsid w:val="00924ABA"/>
    <w:rsid w:val="00931715"/>
    <w:rsid w:val="00931B42"/>
    <w:rsid w:val="0093371F"/>
    <w:rsid w:val="00934148"/>
    <w:rsid w:val="009346A0"/>
    <w:rsid w:val="00936704"/>
    <w:rsid w:val="00936926"/>
    <w:rsid w:val="0093771A"/>
    <w:rsid w:val="00961AC4"/>
    <w:rsid w:val="00965FA9"/>
    <w:rsid w:val="00967C7F"/>
    <w:rsid w:val="00967FA5"/>
    <w:rsid w:val="00983C6C"/>
    <w:rsid w:val="0098602E"/>
    <w:rsid w:val="0098678D"/>
    <w:rsid w:val="009936F1"/>
    <w:rsid w:val="009A28DA"/>
    <w:rsid w:val="009A45D9"/>
    <w:rsid w:val="009B0EBC"/>
    <w:rsid w:val="009B0EC3"/>
    <w:rsid w:val="009B772C"/>
    <w:rsid w:val="009D3B48"/>
    <w:rsid w:val="009D4989"/>
    <w:rsid w:val="009D502A"/>
    <w:rsid w:val="009E0B0B"/>
    <w:rsid w:val="009E5BC4"/>
    <w:rsid w:val="009E7533"/>
    <w:rsid w:val="009F5BC6"/>
    <w:rsid w:val="00A035F8"/>
    <w:rsid w:val="00A06229"/>
    <w:rsid w:val="00A1263F"/>
    <w:rsid w:val="00A13F4F"/>
    <w:rsid w:val="00A216B1"/>
    <w:rsid w:val="00A3481B"/>
    <w:rsid w:val="00A34B0B"/>
    <w:rsid w:val="00A449A3"/>
    <w:rsid w:val="00A47E07"/>
    <w:rsid w:val="00A53050"/>
    <w:rsid w:val="00A53156"/>
    <w:rsid w:val="00A53453"/>
    <w:rsid w:val="00A53ED6"/>
    <w:rsid w:val="00A54F29"/>
    <w:rsid w:val="00A600B5"/>
    <w:rsid w:val="00A60518"/>
    <w:rsid w:val="00A6412F"/>
    <w:rsid w:val="00A64450"/>
    <w:rsid w:val="00A65737"/>
    <w:rsid w:val="00A67E16"/>
    <w:rsid w:val="00A67FA7"/>
    <w:rsid w:val="00A90F59"/>
    <w:rsid w:val="00A9477A"/>
    <w:rsid w:val="00A95DA5"/>
    <w:rsid w:val="00AA0729"/>
    <w:rsid w:val="00AA0E95"/>
    <w:rsid w:val="00AA2ED6"/>
    <w:rsid w:val="00AA4B08"/>
    <w:rsid w:val="00AB1942"/>
    <w:rsid w:val="00AB65A7"/>
    <w:rsid w:val="00AC21CC"/>
    <w:rsid w:val="00AC7DF8"/>
    <w:rsid w:val="00AD1938"/>
    <w:rsid w:val="00AE2044"/>
    <w:rsid w:val="00AF1657"/>
    <w:rsid w:val="00AF2822"/>
    <w:rsid w:val="00B00834"/>
    <w:rsid w:val="00B02E25"/>
    <w:rsid w:val="00B11C42"/>
    <w:rsid w:val="00B156AE"/>
    <w:rsid w:val="00B16232"/>
    <w:rsid w:val="00B1647C"/>
    <w:rsid w:val="00B2420A"/>
    <w:rsid w:val="00B242FC"/>
    <w:rsid w:val="00B411E0"/>
    <w:rsid w:val="00B41664"/>
    <w:rsid w:val="00B4174E"/>
    <w:rsid w:val="00B60E66"/>
    <w:rsid w:val="00B624A8"/>
    <w:rsid w:val="00B71C5E"/>
    <w:rsid w:val="00B77F64"/>
    <w:rsid w:val="00B8052D"/>
    <w:rsid w:val="00B87706"/>
    <w:rsid w:val="00B90EE6"/>
    <w:rsid w:val="00B943B8"/>
    <w:rsid w:val="00B94A5F"/>
    <w:rsid w:val="00BA06DF"/>
    <w:rsid w:val="00BA2728"/>
    <w:rsid w:val="00BA707C"/>
    <w:rsid w:val="00BC6739"/>
    <w:rsid w:val="00BD0DA7"/>
    <w:rsid w:val="00BD5E9A"/>
    <w:rsid w:val="00BD7A61"/>
    <w:rsid w:val="00BE5025"/>
    <w:rsid w:val="00BF13A1"/>
    <w:rsid w:val="00C1618F"/>
    <w:rsid w:val="00C179FA"/>
    <w:rsid w:val="00C22265"/>
    <w:rsid w:val="00C2280A"/>
    <w:rsid w:val="00C25F04"/>
    <w:rsid w:val="00C26254"/>
    <w:rsid w:val="00C307E5"/>
    <w:rsid w:val="00C336F4"/>
    <w:rsid w:val="00C358F1"/>
    <w:rsid w:val="00C40146"/>
    <w:rsid w:val="00C4225B"/>
    <w:rsid w:val="00C630E3"/>
    <w:rsid w:val="00C65A11"/>
    <w:rsid w:val="00C67E1B"/>
    <w:rsid w:val="00C77348"/>
    <w:rsid w:val="00C80B27"/>
    <w:rsid w:val="00C8229A"/>
    <w:rsid w:val="00C827AA"/>
    <w:rsid w:val="00C85E8F"/>
    <w:rsid w:val="00C9430C"/>
    <w:rsid w:val="00C94FA0"/>
    <w:rsid w:val="00CA0C9A"/>
    <w:rsid w:val="00CA5EF3"/>
    <w:rsid w:val="00CA74D6"/>
    <w:rsid w:val="00CB2365"/>
    <w:rsid w:val="00CB69D7"/>
    <w:rsid w:val="00CC6F21"/>
    <w:rsid w:val="00CD10B2"/>
    <w:rsid w:val="00CD396A"/>
    <w:rsid w:val="00CD61C0"/>
    <w:rsid w:val="00CE51E2"/>
    <w:rsid w:val="00CF3FBE"/>
    <w:rsid w:val="00CF63FC"/>
    <w:rsid w:val="00D00E64"/>
    <w:rsid w:val="00D04B31"/>
    <w:rsid w:val="00D1019F"/>
    <w:rsid w:val="00D13231"/>
    <w:rsid w:val="00D163D7"/>
    <w:rsid w:val="00D22E0C"/>
    <w:rsid w:val="00D27D35"/>
    <w:rsid w:val="00D37B68"/>
    <w:rsid w:val="00D37BA4"/>
    <w:rsid w:val="00D43AC6"/>
    <w:rsid w:val="00D4408D"/>
    <w:rsid w:val="00D62C6B"/>
    <w:rsid w:val="00D73324"/>
    <w:rsid w:val="00D74424"/>
    <w:rsid w:val="00D76CB5"/>
    <w:rsid w:val="00D82651"/>
    <w:rsid w:val="00DA26D0"/>
    <w:rsid w:val="00DA4D12"/>
    <w:rsid w:val="00DB30DE"/>
    <w:rsid w:val="00DB3DE2"/>
    <w:rsid w:val="00DC346B"/>
    <w:rsid w:val="00DC3697"/>
    <w:rsid w:val="00DC39C9"/>
    <w:rsid w:val="00DC402A"/>
    <w:rsid w:val="00DC6DA9"/>
    <w:rsid w:val="00DD57B4"/>
    <w:rsid w:val="00DE373F"/>
    <w:rsid w:val="00DE3DBA"/>
    <w:rsid w:val="00DF65EE"/>
    <w:rsid w:val="00E10778"/>
    <w:rsid w:val="00E10E41"/>
    <w:rsid w:val="00E15FA0"/>
    <w:rsid w:val="00E166D3"/>
    <w:rsid w:val="00E1764F"/>
    <w:rsid w:val="00E2414C"/>
    <w:rsid w:val="00E318D4"/>
    <w:rsid w:val="00E323F7"/>
    <w:rsid w:val="00E44995"/>
    <w:rsid w:val="00E45401"/>
    <w:rsid w:val="00E50DBF"/>
    <w:rsid w:val="00E514D8"/>
    <w:rsid w:val="00E51D69"/>
    <w:rsid w:val="00E531C2"/>
    <w:rsid w:val="00E5619C"/>
    <w:rsid w:val="00E80BC0"/>
    <w:rsid w:val="00E820C1"/>
    <w:rsid w:val="00E82427"/>
    <w:rsid w:val="00E84020"/>
    <w:rsid w:val="00E877ED"/>
    <w:rsid w:val="00E948A1"/>
    <w:rsid w:val="00EA1B4F"/>
    <w:rsid w:val="00EA3F1A"/>
    <w:rsid w:val="00EB1665"/>
    <w:rsid w:val="00EC5D77"/>
    <w:rsid w:val="00EC6962"/>
    <w:rsid w:val="00EC7345"/>
    <w:rsid w:val="00ED06EE"/>
    <w:rsid w:val="00ED59D8"/>
    <w:rsid w:val="00EE3804"/>
    <w:rsid w:val="00EE4DA7"/>
    <w:rsid w:val="00EE6F4F"/>
    <w:rsid w:val="00EF3205"/>
    <w:rsid w:val="00F079AD"/>
    <w:rsid w:val="00F11258"/>
    <w:rsid w:val="00F1197C"/>
    <w:rsid w:val="00F1617F"/>
    <w:rsid w:val="00F164C5"/>
    <w:rsid w:val="00F16F45"/>
    <w:rsid w:val="00F21D47"/>
    <w:rsid w:val="00F228E1"/>
    <w:rsid w:val="00F2759A"/>
    <w:rsid w:val="00F43254"/>
    <w:rsid w:val="00F43B2E"/>
    <w:rsid w:val="00F44A63"/>
    <w:rsid w:val="00F5251A"/>
    <w:rsid w:val="00F545B3"/>
    <w:rsid w:val="00F627A2"/>
    <w:rsid w:val="00F66535"/>
    <w:rsid w:val="00F717B3"/>
    <w:rsid w:val="00F76524"/>
    <w:rsid w:val="00F8268E"/>
    <w:rsid w:val="00F93B3E"/>
    <w:rsid w:val="00F94020"/>
    <w:rsid w:val="00F94B37"/>
    <w:rsid w:val="00FA11BE"/>
    <w:rsid w:val="00FA554F"/>
    <w:rsid w:val="00FB2F2D"/>
    <w:rsid w:val="00FB32B1"/>
    <w:rsid w:val="00FB3B35"/>
    <w:rsid w:val="00FB4379"/>
    <w:rsid w:val="00FB7901"/>
    <w:rsid w:val="00FC1944"/>
    <w:rsid w:val="00FC5CCB"/>
    <w:rsid w:val="00FD220A"/>
    <w:rsid w:val="00FD7D09"/>
    <w:rsid w:val="00FE0C87"/>
    <w:rsid w:val="00FE2086"/>
    <w:rsid w:val="00FE2375"/>
    <w:rsid w:val="00FE6B3E"/>
    <w:rsid w:val="00FE70BA"/>
    <w:rsid w:val="00FF10B0"/>
    <w:rsid w:val="00FF38D1"/>
    <w:rsid w:val="794F5DBF"/>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D56A"/>
  <w15:docId w15:val="{32DE00BB-CDA8-4488-A275-C3A4410E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in Modern Roman" w:eastAsia="Latin Modern Roman" w:hAnsi="Latin Modern Roman" w:cs="Latin Modern Roman"/>
        <w:sz w:val="22"/>
        <w:szCs w:val="22"/>
        <w:lang w:val="en-CA" w:eastAsia="en-CA" w:bidi="ar-SA"/>
      </w:rPr>
    </w:rPrDefault>
    <w:pPrDefault>
      <w:pPr>
        <w:suppressAutoHyphens/>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unhideWhenUsed/>
    <w:qFormat/>
    <w:pPr>
      <w:spacing w:before="24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884EC2"/>
    <w:pPr>
      <w:spacing w:after="100"/>
    </w:pPr>
    <w:rPr>
      <w:sz w:val="20"/>
      <w:szCs w:val="20"/>
    </w:rPr>
  </w:style>
  <w:style w:type="paragraph" w:styleId="TOC2">
    <w:name w:val="toc 2"/>
    <w:basedOn w:val="Normal"/>
    <w:next w:val="Normal"/>
    <w:autoRedefine/>
    <w:uiPriority w:val="39"/>
    <w:unhideWhenUsed/>
    <w:rsid w:val="00884EC2"/>
    <w:pPr>
      <w:spacing w:after="100"/>
      <w:ind w:left="240"/>
    </w:pPr>
    <w:rPr>
      <w:sz w:val="20"/>
      <w:szCs w:val="20"/>
    </w:rPr>
  </w:style>
  <w:style w:type="paragraph" w:styleId="TOC3">
    <w:name w:val="toc 3"/>
    <w:basedOn w:val="Normal"/>
    <w:next w:val="Normal"/>
    <w:autoRedefine/>
    <w:uiPriority w:val="39"/>
    <w:unhideWhenUsed/>
    <w:rsid w:val="00884EC2"/>
    <w:pPr>
      <w:spacing w:after="100"/>
      <w:ind w:left="480"/>
    </w:pPr>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Lecturetableau">
    <w:name w:val="Lecture tableau"/>
    <w:pPr>
      <w:spacing w:before="60" w:after="100" w:line="259" w:lineRule="auto"/>
    </w:pPr>
    <w:rPr>
      <w:color w:val="263238"/>
      <w:sz w:val="18"/>
    </w:rPr>
  </w:style>
  <w:style w:type="paragraph" w:styleId="TOCHeading">
    <w:name w:val="TOC Heading"/>
    <w:basedOn w:val="Heading1"/>
    <w:next w:val="Normal"/>
    <w:uiPriority w:val="39"/>
    <w:unhideWhenUsed/>
    <w:qFormat/>
    <w:rsid w:val="00DA26D0"/>
    <w:pPr>
      <w:keepNext/>
      <w:keepLines/>
      <w:suppressAutoHyphens w:val="0"/>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NormalWeb">
    <w:name w:val="Normal (Web)"/>
    <w:basedOn w:val="Normal"/>
    <w:uiPriority w:val="99"/>
    <w:semiHidden/>
    <w:unhideWhenUsed/>
    <w:rsid w:val="00094EBB"/>
  </w:style>
  <w:style w:type="paragraph" w:customStyle="1" w:styleId="Lgendetableau">
    <w:name w:val="Légende tableau"/>
    <w:basedOn w:val="Normal"/>
    <w:next w:val="Normal"/>
    <w:qFormat/>
    <w:pPr>
      <w:keepNext/>
      <w:spacing w:before="240" w:line="240" w:lineRule="auto"/>
    </w:pPr>
    <w:rPr>
      <w:b/>
      <w:bCs/>
    </w:rPr>
  </w:style>
  <w:style w:type="paragraph" w:customStyle="1" w:styleId="Lgendefigure">
    <w:name w:val="Légende figure"/>
    <w:basedOn w:val="Normal"/>
    <w:next w:val="Normal"/>
    <w:qFormat/>
    <w:pPr>
      <w:keepNext/>
      <w:spacing w:before="240" w:line="240" w:lineRule="auto"/>
    </w:pPr>
    <w:rPr>
      <w:b/>
      <w:bCs/>
    </w:rPr>
  </w:style>
  <w:style w:type="character" w:styleId="UnresolvedMention">
    <w:name w:val="Unresolved Mention"/>
    <w:basedOn w:val="DefaultParagraphFont"/>
    <w:uiPriority w:val="99"/>
    <w:semiHidden/>
    <w:unhideWhenUsed/>
    <w:rsid w:val="00B8770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E12E9"/>
    <w:rPr>
      <w:b/>
      <w:bCs/>
    </w:rPr>
  </w:style>
  <w:style w:type="character" w:customStyle="1" w:styleId="CommentSubjectChar">
    <w:name w:val="Comment Subject Char"/>
    <w:basedOn w:val="CommentTextChar"/>
    <w:link w:val="CommentSubject"/>
    <w:uiPriority w:val="99"/>
    <w:semiHidden/>
    <w:rsid w:val="006E12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ccme.ca/fr/res/snclc_guidance_fr.pdf" TargetMode="Externa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6/09/relationships/commentsIds" Target="commentsIds.xml"/><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1BC-E52D-4C39-B9B7-9CD5C4E78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81</Pages>
  <Words>23162</Words>
  <Characters>132027</Characters>
  <Application>Microsoft Office Word</Application>
  <DocSecurity>0</DocSecurity>
  <Lines>1100</Lines>
  <Paragraphs>309</Paragraphs>
  <ScaleCrop>false</ScaleCrop>
  <Company/>
  <LinksUpToDate>false</LinksUpToDate>
  <CharactersWithSpaces>154880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 fédéraux recensés au FCSI et gouvernance territoriale autochtone</dc:title>
  <dc:subject>Projet supervisé — version finale corrigée et auditée</dc:subject>
  <dc:creator>Tran Nguyen</dc:creator>
  <cp:keywords>FCSI, FNLM, Premières Nations, gouvernance territoriale</cp:keywords>
  <dc:description/>
  <cp:lastModifiedBy>Nguyen Quoc-Long Tran</cp:lastModifiedBy>
  <cp:revision>176</cp:revision>
  <dcterms:created xsi:type="dcterms:W3CDTF">2026-07-22T20:28:00Z</dcterms:created>
  <dcterms:modified xsi:type="dcterms:W3CDTF">2026-09-08T23:08:00Z</dcterms:modified>
</cp:coreProperties>
</file>